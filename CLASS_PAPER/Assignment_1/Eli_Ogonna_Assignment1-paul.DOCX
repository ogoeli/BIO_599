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21743D" w14:textId="77777777" w:rsidR="00085250" w:rsidRPr="00085250" w:rsidRDefault="00085250" w:rsidP="00085250">
      <w:r w:rsidRPr="00085250">
        <w:rPr>
          <w:b/>
          <w:bCs/>
        </w:rPr>
        <w:t>Goal: </w:t>
      </w:r>
      <w:r w:rsidRPr="00085250">
        <w:t>Introduce your dataset, perform structured data exploration, and describe patterns in your variables to prepare for modeling later in the semester.</w:t>
      </w:r>
    </w:p>
    <w:p w14:paraId="6F74EE26" w14:textId="77777777" w:rsidR="00085250" w:rsidRPr="00085250" w:rsidRDefault="00085250" w:rsidP="00085250">
      <w:r w:rsidRPr="00085250">
        <w:rPr>
          <w:b/>
          <w:bCs/>
        </w:rPr>
        <w:t> </w:t>
      </w:r>
    </w:p>
    <w:p w14:paraId="73E11389" w14:textId="77777777" w:rsidR="00085250" w:rsidRPr="00085250" w:rsidRDefault="00085250" w:rsidP="00085250">
      <w:r w:rsidRPr="00085250">
        <w:rPr>
          <w:b/>
          <w:bCs/>
        </w:rPr>
        <w:t>Assignment Components (Total: 50 points)</w:t>
      </w:r>
    </w:p>
    <w:p w14:paraId="1CB75FD7" w14:textId="77777777" w:rsidR="00085250" w:rsidRPr="00085250" w:rsidRDefault="00085250" w:rsidP="00085250">
      <w:r w:rsidRPr="00085250">
        <w:rPr>
          <w:b/>
          <w:bCs/>
        </w:rPr>
        <w:t> </w:t>
      </w:r>
    </w:p>
    <w:p w14:paraId="41E47254" w14:textId="77777777" w:rsidR="00085250" w:rsidRPr="00085250" w:rsidRDefault="00085250" w:rsidP="00085250">
      <w:pPr>
        <w:numPr>
          <w:ilvl w:val="0"/>
          <w:numId w:val="1"/>
        </w:numPr>
      </w:pPr>
      <w:r w:rsidRPr="00085250">
        <w:rPr>
          <w:b/>
          <w:bCs/>
        </w:rPr>
        <w:t>Study Context and Dataset Description (10 points)</w:t>
      </w:r>
    </w:p>
    <w:p w14:paraId="7402D555" w14:textId="77777777" w:rsidR="00085250" w:rsidRDefault="00085250" w:rsidP="00085250">
      <w:pPr>
        <w:numPr>
          <w:ilvl w:val="0"/>
          <w:numId w:val="2"/>
        </w:numPr>
      </w:pPr>
      <w:r w:rsidRPr="00085250">
        <w:t xml:space="preserve">Describe the broader purpose of the study the data </w:t>
      </w:r>
      <w:proofErr w:type="gramStart"/>
      <w:r w:rsidRPr="00085250">
        <w:t>were collected</w:t>
      </w:r>
      <w:proofErr w:type="gramEnd"/>
      <w:r w:rsidRPr="00085250">
        <w:t xml:space="preserve"> for.</w:t>
      </w:r>
    </w:p>
    <w:p w14:paraId="4696FF8B" w14:textId="3776A61C" w:rsidR="00642E31" w:rsidRDefault="00287AB3" w:rsidP="00642E31">
      <w:pPr>
        <w:numPr>
          <w:ilvl w:val="1"/>
          <w:numId w:val="2"/>
        </w:numPr>
        <w:rPr>
          <w:ins w:id="0" w:author="Nelson Arellano" w:date="2025-09-16T09:21:00Z" w16du:dateUtc="2025-09-16T16:21:00Z"/>
        </w:rPr>
      </w:pPr>
      <w:r>
        <w:t xml:space="preserve">The data was collected to study species that are drought </w:t>
      </w:r>
      <w:r w:rsidR="00F03597">
        <w:t>tolerant,</w:t>
      </w:r>
      <w:r>
        <w:t xml:space="preserve"> or drought </w:t>
      </w:r>
      <w:r w:rsidR="00B35B4A">
        <w:t xml:space="preserve">avoidant based on different species and location. We aimed to see if </w:t>
      </w:r>
      <w:r w:rsidR="00F03597">
        <w:t>ecosystems</w:t>
      </w:r>
      <w:r w:rsidR="00B35B4A">
        <w:t xml:space="preserve"> drive relat</w:t>
      </w:r>
      <w:r w:rsidR="003F2313">
        <w:t xml:space="preserve">ion of plant to drought. Comparing some plant functional </w:t>
      </w:r>
      <w:r w:rsidR="00F03597">
        <w:t>traits</w:t>
      </w:r>
      <w:r w:rsidR="003F2313">
        <w:t xml:space="preserve"> to leaf spectral </w:t>
      </w:r>
      <w:r w:rsidR="002E517C">
        <w:t xml:space="preserve">value, we aim to find which leaf spectral value correlates strongly with each functional trait </w:t>
      </w:r>
      <w:r w:rsidR="00144A62">
        <w:t xml:space="preserve">and this is further divided into functional traits that </w:t>
      </w:r>
      <w:r w:rsidR="00F03597">
        <w:t>identify</w:t>
      </w:r>
      <w:r w:rsidR="00144A62">
        <w:t xml:space="preserve"> drought tolerant vs drought avoidant species and see if both </w:t>
      </w:r>
      <w:r w:rsidR="00D6640D">
        <w:t>behaviors</w:t>
      </w:r>
      <w:r w:rsidR="00144A62">
        <w:t xml:space="preserve"> have same spectral signatures. </w:t>
      </w:r>
    </w:p>
    <w:p w14:paraId="7AD9817C" w14:textId="416C3D91" w:rsidR="007F79DB" w:rsidRPr="00085250" w:rsidRDefault="007F79DB" w:rsidP="00642E31">
      <w:pPr>
        <w:numPr>
          <w:ilvl w:val="1"/>
          <w:numId w:val="2"/>
        </w:numPr>
      </w:pPr>
      <w:ins w:id="1" w:author="Nelson Arellano" w:date="2025-09-16T09:21:00Z">
        <w:r w:rsidRPr="007F79DB">
          <w:t>It would be interesting to mention that one of the criteria for defining data collection was the ecosystem boundaries where vegetation is more exposed to drought events.</w:t>
        </w:r>
      </w:ins>
    </w:p>
    <w:p w14:paraId="5BBE76B9" w14:textId="25DB6ACD" w:rsidR="00085250" w:rsidRDefault="00085250" w:rsidP="00C54675">
      <w:pPr>
        <w:numPr>
          <w:ilvl w:val="0"/>
          <w:numId w:val="2"/>
        </w:numPr>
      </w:pPr>
      <w:r w:rsidRPr="00085250">
        <w:t>Describe your specific dataset:</w:t>
      </w:r>
    </w:p>
    <w:tbl>
      <w:tblPr>
        <w:tblStyle w:val="TableGrid"/>
        <w:tblW w:w="11430" w:type="dxa"/>
        <w:tblInd w:w="-995" w:type="dxa"/>
        <w:tblLook w:val="04A0" w:firstRow="1" w:lastRow="0" w:firstColumn="1" w:lastColumn="0" w:noHBand="0" w:noVBand="1"/>
      </w:tblPr>
      <w:tblGrid>
        <w:gridCol w:w="2874"/>
        <w:gridCol w:w="2430"/>
        <w:gridCol w:w="2834"/>
        <w:gridCol w:w="3292"/>
      </w:tblGrid>
      <w:tr w:rsidR="007C0149" w14:paraId="0B0DC67F" w14:textId="1D96DAF3" w:rsidTr="00A3712B">
        <w:tc>
          <w:tcPr>
            <w:tcW w:w="2874" w:type="dxa"/>
          </w:tcPr>
          <w:p w14:paraId="34A74E07" w14:textId="4C9FC2CF" w:rsidR="007411B9" w:rsidRDefault="007411B9" w:rsidP="00A44AA4">
            <w:r>
              <w:t>Trait</w:t>
            </w:r>
            <w:r w:rsidR="00C54675">
              <w:t>/Variables I will use</w:t>
            </w:r>
          </w:p>
        </w:tc>
        <w:tc>
          <w:tcPr>
            <w:tcW w:w="2430" w:type="dxa"/>
          </w:tcPr>
          <w:p w14:paraId="11692DC6" w14:textId="5C6A48C5" w:rsidR="007411B9" w:rsidRDefault="007411B9" w:rsidP="00A44AA4">
            <w:r>
              <w:t xml:space="preserve">Data source </w:t>
            </w:r>
          </w:p>
        </w:tc>
        <w:tc>
          <w:tcPr>
            <w:tcW w:w="2834" w:type="dxa"/>
          </w:tcPr>
          <w:p w14:paraId="3F5A5752" w14:textId="53F4E36F" w:rsidR="007411B9" w:rsidRDefault="00A44AA4" w:rsidP="00A44AA4">
            <w:r>
              <w:t>Definition of variables</w:t>
            </w:r>
          </w:p>
        </w:tc>
        <w:tc>
          <w:tcPr>
            <w:tcW w:w="3292" w:type="dxa"/>
          </w:tcPr>
          <w:p w14:paraId="07D4C3BA" w14:textId="5E5CC1FD" w:rsidR="007411B9" w:rsidRDefault="007C0149" w:rsidP="007C0149">
            <w:r>
              <w:t>Sampling context</w:t>
            </w:r>
          </w:p>
        </w:tc>
      </w:tr>
      <w:tr w:rsidR="007B6DD5" w14:paraId="654EAEBA" w14:textId="77777777" w:rsidTr="00A3712B">
        <w:trPr>
          <w:ins w:id="2" w:author="Nelson Arellano" w:date="2025-09-16T09:06:00Z"/>
        </w:trPr>
        <w:tc>
          <w:tcPr>
            <w:tcW w:w="2874" w:type="dxa"/>
          </w:tcPr>
          <w:p w14:paraId="065BA16D" w14:textId="3F666A1E" w:rsidR="007B6DD5" w:rsidRDefault="007B6DD5" w:rsidP="007411B9">
            <w:pPr>
              <w:rPr>
                <w:ins w:id="3" w:author="Nelson Arellano" w:date="2025-09-16T09:06:00Z" w16du:dateUtc="2025-09-16T16:06:00Z"/>
              </w:rPr>
            </w:pPr>
            <w:ins w:id="4" w:author="Nelson Arellano" w:date="2025-09-16T09:08:00Z" w16du:dateUtc="2025-09-16T16:08:00Z">
              <w:r>
                <w:t>Steam diameter changes</w:t>
              </w:r>
            </w:ins>
          </w:p>
        </w:tc>
        <w:tc>
          <w:tcPr>
            <w:tcW w:w="2430" w:type="dxa"/>
          </w:tcPr>
          <w:p w14:paraId="044C84E1" w14:textId="6229D88D" w:rsidR="007B6DD5" w:rsidRDefault="007B6DD5" w:rsidP="007411B9">
            <w:pPr>
              <w:rPr>
                <w:ins w:id="5" w:author="Nelson Arellano" w:date="2025-09-16T09:06:00Z" w16du:dateUtc="2025-09-16T16:06:00Z"/>
              </w:rPr>
            </w:pPr>
            <w:ins w:id="6" w:author="Nelson Arellano" w:date="2025-09-16T09:06:00Z" w16du:dateUtc="2025-09-16T16:06:00Z">
              <w:r>
                <w:t>Dendrometer</w:t>
              </w:r>
            </w:ins>
          </w:p>
        </w:tc>
        <w:tc>
          <w:tcPr>
            <w:tcW w:w="2834" w:type="dxa"/>
          </w:tcPr>
          <w:p w14:paraId="06925AA6" w14:textId="1B46A60F" w:rsidR="007B6DD5" w:rsidRPr="00444C26" w:rsidRDefault="006630B2" w:rsidP="007411B9">
            <w:pPr>
              <w:rPr>
                <w:ins w:id="7" w:author="Nelson Arellano" w:date="2025-09-16T09:06:00Z" w16du:dateUtc="2025-09-16T16:06:00Z"/>
              </w:rPr>
            </w:pPr>
            <w:ins w:id="8" w:author="Nelson Arellano" w:date="2025-09-16T10:06:00Z" w16du:dateUtc="2025-09-16T17:06:00Z">
              <w:r>
                <w:t>Are you planning to calculate the daily variation from dendrometers?</w:t>
              </w:r>
            </w:ins>
          </w:p>
        </w:tc>
        <w:tc>
          <w:tcPr>
            <w:tcW w:w="3292" w:type="dxa"/>
          </w:tcPr>
          <w:p w14:paraId="37AC3A8B" w14:textId="77777777" w:rsidR="007B6DD5" w:rsidRDefault="007B6DD5" w:rsidP="007411B9">
            <w:pPr>
              <w:rPr>
                <w:ins w:id="9" w:author="Nelson Arellano" w:date="2025-09-16T09:06:00Z" w16du:dateUtc="2025-09-16T16:06:00Z"/>
              </w:rPr>
            </w:pPr>
          </w:p>
        </w:tc>
      </w:tr>
      <w:tr w:rsidR="007C0149" w14:paraId="0F45FBC1" w14:textId="4D5BCEEE" w:rsidTr="00A3712B">
        <w:tc>
          <w:tcPr>
            <w:tcW w:w="2874" w:type="dxa"/>
          </w:tcPr>
          <w:p w14:paraId="2A84A724" w14:textId="6A916009" w:rsidR="007411B9" w:rsidRDefault="007411B9" w:rsidP="007411B9">
            <w:r>
              <w:t>Leaf thickness</w:t>
            </w:r>
            <w:r w:rsidR="00A3712B">
              <w:t xml:space="preserve"> (</w:t>
            </w:r>
            <w:r w:rsidR="00E62742">
              <w:t xml:space="preserve">LT; </w:t>
            </w:r>
            <w:r w:rsidR="00A3712B">
              <w:t>mm)</w:t>
            </w:r>
          </w:p>
        </w:tc>
        <w:tc>
          <w:tcPr>
            <w:tcW w:w="2430" w:type="dxa"/>
          </w:tcPr>
          <w:p w14:paraId="3E0CE1FA" w14:textId="3F8CE894" w:rsidR="007411B9" w:rsidRDefault="007C0149" w:rsidP="007411B9">
            <w:r>
              <w:t>Digital caliper</w:t>
            </w:r>
          </w:p>
        </w:tc>
        <w:tc>
          <w:tcPr>
            <w:tcW w:w="2834" w:type="dxa"/>
          </w:tcPr>
          <w:p w14:paraId="561E5162" w14:textId="668E515E" w:rsidR="007411B9" w:rsidRDefault="00444C26" w:rsidP="007411B9">
            <w:r w:rsidRPr="00444C26">
              <w:t>general thickness, toughness</w:t>
            </w:r>
          </w:p>
        </w:tc>
        <w:tc>
          <w:tcPr>
            <w:tcW w:w="3292" w:type="dxa"/>
          </w:tcPr>
          <w:p w14:paraId="6424FD08" w14:textId="452E2ED8" w:rsidR="007411B9" w:rsidRDefault="00444C26" w:rsidP="007411B9">
            <w:r>
              <w:t xml:space="preserve">Measured </w:t>
            </w:r>
            <w:r w:rsidR="00A3712B">
              <w:t>at 3 different locations in the leaf and averaged to get LT</w:t>
            </w:r>
          </w:p>
        </w:tc>
      </w:tr>
      <w:tr w:rsidR="007C0149" w14:paraId="7743A770" w14:textId="38CCE5BA" w:rsidTr="00A3712B">
        <w:tc>
          <w:tcPr>
            <w:tcW w:w="2874" w:type="dxa"/>
          </w:tcPr>
          <w:p w14:paraId="0AD7DCFB" w14:textId="69CE2F67" w:rsidR="007411B9" w:rsidRDefault="00B72BA4" w:rsidP="007411B9">
            <w:r>
              <w:t>Water potential (</w:t>
            </w:r>
            <w:proofErr w:type="spellStart"/>
            <w:r>
              <w:t>Mpa</w:t>
            </w:r>
            <w:proofErr w:type="spellEnd"/>
            <w:r>
              <w:t>)</w:t>
            </w:r>
          </w:p>
        </w:tc>
        <w:tc>
          <w:tcPr>
            <w:tcW w:w="2430" w:type="dxa"/>
          </w:tcPr>
          <w:p w14:paraId="16452FB3" w14:textId="6CE1F1EF" w:rsidR="007411B9" w:rsidRDefault="009504CB" w:rsidP="007411B9">
            <w:proofErr w:type="spellStart"/>
            <w:r w:rsidRPr="009504CB">
              <w:t>Scholander</w:t>
            </w:r>
            <w:proofErr w:type="spellEnd"/>
            <w:r w:rsidRPr="009504CB">
              <w:t xml:space="preserve"> type pressure chamber</w:t>
            </w:r>
          </w:p>
        </w:tc>
        <w:tc>
          <w:tcPr>
            <w:tcW w:w="2834" w:type="dxa"/>
          </w:tcPr>
          <w:p w14:paraId="2795E04C" w14:textId="22FC2C02" w:rsidR="007411B9" w:rsidRDefault="00F941E2" w:rsidP="007411B9">
            <w:r>
              <w:t>Leaf water relation</w:t>
            </w:r>
          </w:p>
        </w:tc>
        <w:tc>
          <w:tcPr>
            <w:tcW w:w="3292" w:type="dxa"/>
          </w:tcPr>
          <w:p w14:paraId="3BCA8147" w14:textId="7A9E8689" w:rsidR="007411B9" w:rsidRDefault="00260E75" w:rsidP="007411B9">
            <w:r>
              <w:t xml:space="preserve">Measured predawn </w:t>
            </w:r>
            <w:r w:rsidR="002B03EE">
              <w:t xml:space="preserve">which </w:t>
            </w:r>
            <w:r w:rsidR="002B03EE" w:rsidRPr="002B03EE">
              <w:t>Measures the plant’s water status after overnight equilibration, reflecting near-maximum hydration</w:t>
            </w:r>
            <w:r w:rsidR="002B03EE">
              <w:t xml:space="preserve"> </w:t>
            </w:r>
            <w:r>
              <w:t xml:space="preserve">and </w:t>
            </w:r>
            <w:r w:rsidR="006F6B5C">
              <w:t xml:space="preserve">mid-day which </w:t>
            </w:r>
            <w:r w:rsidR="006F6B5C" w:rsidRPr="006F6B5C">
              <w:t>Captures the plant’s water status during peak transpiration, indicating daily water stress.</w:t>
            </w:r>
          </w:p>
        </w:tc>
      </w:tr>
      <w:tr w:rsidR="007C0149" w14:paraId="713148E8" w14:textId="1DD75A9C" w:rsidTr="00A3712B">
        <w:tc>
          <w:tcPr>
            <w:tcW w:w="2874" w:type="dxa"/>
          </w:tcPr>
          <w:p w14:paraId="797B637A" w14:textId="1BA3E37E" w:rsidR="007411B9" w:rsidRDefault="006F6B5C" w:rsidP="007411B9">
            <w:r>
              <w:lastRenderedPageBreak/>
              <w:t>Leaf water content (</w:t>
            </w:r>
            <w:r w:rsidR="00E62742">
              <w:t xml:space="preserve">LWC; </w:t>
            </w:r>
            <w:r>
              <w:t>g)</w:t>
            </w:r>
          </w:p>
        </w:tc>
        <w:tc>
          <w:tcPr>
            <w:tcW w:w="2430" w:type="dxa"/>
          </w:tcPr>
          <w:p w14:paraId="0DA43FD3" w14:textId="2CAB581E" w:rsidR="007411B9" w:rsidRDefault="00C31794" w:rsidP="007411B9">
            <w:r>
              <w:t>Weighed the leaf fresh weight and leaf dry weight</w:t>
            </w:r>
          </w:p>
        </w:tc>
        <w:tc>
          <w:tcPr>
            <w:tcW w:w="2834" w:type="dxa"/>
          </w:tcPr>
          <w:p w14:paraId="69BBCBD7" w14:textId="10B750C7" w:rsidR="007411B9" w:rsidRDefault="008C1CBD" w:rsidP="007411B9">
            <w:r w:rsidRPr="008C1CBD">
              <w:t xml:space="preserve">The proportion of water in a leaf </w:t>
            </w:r>
            <w:proofErr w:type="gramStart"/>
            <w:r w:rsidRPr="008C1CBD">
              <w:t>relative</w:t>
            </w:r>
            <w:proofErr w:type="gramEnd"/>
            <w:r w:rsidRPr="008C1CBD">
              <w:t xml:space="preserve"> to its fresh mass, indicating the leaf’s hydration status.</w:t>
            </w:r>
          </w:p>
        </w:tc>
        <w:tc>
          <w:tcPr>
            <w:tcW w:w="3292" w:type="dxa"/>
          </w:tcPr>
          <w:p w14:paraId="5298A00B" w14:textId="103F71D7" w:rsidR="0083115C" w:rsidRPr="0083115C" w:rsidRDefault="00672FB3" w:rsidP="0083115C">
            <w:r>
              <w:t xml:space="preserve">We sampled also at predawn and </w:t>
            </w:r>
            <w:r w:rsidR="0083115C">
              <w:t>midday</w:t>
            </w:r>
            <w:r>
              <w:t xml:space="preserve">. </w:t>
            </w:r>
            <w:r w:rsidR="0083115C" w:rsidRPr="0083115C">
              <w:rPr>
                <w:b/>
                <w:bCs/>
              </w:rPr>
              <w:t>Predawn leaf water content:</w:t>
            </w:r>
            <w:r w:rsidR="0083115C" w:rsidRPr="0083115C">
              <w:t xml:space="preserve"> Reflects the leaf’s maximum hydration after overnight water uptake and minimal transpiration.</w:t>
            </w:r>
          </w:p>
          <w:p w14:paraId="4440A7DA" w14:textId="4AB02E24" w:rsidR="0083115C" w:rsidRPr="0083115C" w:rsidRDefault="0083115C" w:rsidP="0083115C">
            <w:r w:rsidRPr="0083115C">
              <w:rPr>
                <w:b/>
                <w:bCs/>
              </w:rPr>
              <w:t>Midday leaf water content:</w:t>
            </w:r>
            <w:r w:rsidRPr="0083115C">
              <w:t xml:space="preserve"> Reflects the leaf’s hydration under peak transpiration and daily water stress.</w:t>
            </w:r>
          </w:p>
          <w:p w14:paraId="6487E7A5" w14:textId="7F743893" w:rsidR="007411B9" w:rsidRDefault="007411B9" w:rsidP="007411B9"/>
        </w:tc>
      </w:tr>
      <w:tr w:rsidR="007C0149" w14:paraId="3A908284" w14:textId="5EDA4DC3" w:rsidTr="00A3712B">
        <w:tc>
          <w:tcPr>
            <w:tcW w:w="2874" w:type="dxa"/>
          </w:tcPr>
          <w:p w14:paraId="0AC6E286" w14:textId="3706DEF5" w:rsidR="007411B9" w:rsidRDefault="008E5208" w:rsidP="007411B9">
            <w:r>
              <w:t>Diameter by breast height (</w:t>
            </w:r>
            <w:r w:rsidR="00E62742">
              <w:t xml:space="preserve">DBH; </w:t>
            </w:r>
            <w:r>
              <w:t>m)</w:t>
            </w:r>
          </w:p>
        </w:tc>
        <w:tc>
          <w:tcPr>
            <w:tcW w:w="2430" w:type="dxa"/>
          </w:tcPr>
          <w:p w14:paraId="0AECD413" w14:textId="2043CB05" w:rsidR="007411B9" w:rsidRDefault="008E5208" w:rsidP="007411B9">
            <w:r>
              <w:t xml:space="preserve">Measuring </w:t>
            </w:r>
            <w:r w:rsidR="00934EBA">
              <w:t>tape</w:t>
            </w:r>
          </w:p>
        </w:tc>
        <w:tc>
          <w:tcPr>
            <w:tcW w:w="2834" w:type="dxa"/>
          </w:tcPr>
          <w:p w14:paraId="77E62B12" w14:textId="25EB7C8A" w:rsidR="007411B9" w:rsidRDefault="002F1E44" w:rsidP="007411B9">
            <w:r>
              <w:t>This is the stem diameter used to quantify size of the tree.</w:t>
            </w:r>
          </w:p>
        </w:tc>
        <w:tc>
          <w:tcPr>
            <w:tcW w:w="3292" w:type="dxa"/>
          </w:tcPr>
          <w:p w14:paraId="540F4DB2" w14:textId="487367FD" w:rsidR="007411B9" w:rsidRDefault="00636457" w:rsidP="007411B9">
            <w:r>
              <w:t xml:space="preserve">Measured once. </w:t>
            </w:r>
          </w:p>
        </w:tc>
      </w:tr>
      <w:tr w:rsidR="007C0149" w14:paraId="1598DFFC" w14:textId="761DC340" w:rsidTr="00A3712B">
        <w:tc>
          <w:tcPr>
            <w:tcW w:w="2874" w:type="dxa"/>
          </w:tcPr>
          <w:p w14:paraId="54EBE2D6" w14:textId="62A52D4E" w:rsidR="007411B9" w:rsidRDefault="00AC0CFD" w:rsidP="007411B9">
            <w:r>
              <w:t>Tree height (m)</w:t>
            </w:r>
          </w:p>
        </w:tc>
        <w:tc>
          <w:tcPr>
            <w:tcW w:w="2430" w:type="dxa"/>
          </w:tcPr>
          <w:p w14:paraId="786A0042" w14:textId="1CABD004" w:rsidR="007411B9" w:rsidRDefault="00AC0CFD" w:rsidP="007411B9">
            <w:r>
              <w:t>Laser scanner</w:t>
            </w:r>
          </w:p>
        </w:tc>
        <w:tc>
          <w:tcPr>
            <w:tcW w:w="2834" w:type="dxa"/>
          </w:tcPr>
          <w:p w14:paraId="6ED85F17" w14:textId="34D637F2" w:rsidR="007411B9" w:rsidRDefault="00A17B8B" w:rsidP="007411B9">
            <w:r w:rsidRPr="00A17B8B">
              <w:t>The vertical distance from the base of a tree (ground level) to the top of its highest point.</w:t>
            </w:r>
          </w:p>
        </w:tc>
        <w:tc>
          <w:tcPr>
            <w:tcW w:w="3292" w:type="dxa"/>
          </w:tcPr>
          <w:p w14:paraId="7DC4E478" w14:textId="49F032F5" w:rsidR="007411B9" w:rsidRDefault="00A17B8B" w:rsidP="007411B9">
            <w:r>
              <w:t>Measured once.</w:t>
            </w:r>
          </w:p>
        </w:tc>
      </w:tr>
      <w:tr w:rsidR="00A17B8B" w14:paraId="2F85663C" w14:textId="77777777" w:rsidTr="00A3712B">
        <w:tc>
          <w:tcPr>
            <w:tcW w:w="2874" w:type="dxa"/>
          </w:tcPr>
          <w:p w14:paraId="173F7FFC" w14:textId="3FD8CE24" w:rsidR="00A17B8B" w:rsidRDefault="001E0D4F" w:rsidP="007411B9">
            <w:r>
              <w:t xml:space="preserve">Leaf </w:t>
            </w:r>
            <w:r w:rsidR="00032510">
              <w:t xml:space="preserve">dry </w:t>
            </w:r>
            <w:r>
              <w:t>mass per area (LMA</w:t>
            </w:r>
            <w:r w:rsidR="00E62742">
              <w:t>;</w:t>
            </w:r>
            <w:r>
              <w:t xml:space="preserve"> </w:t>
            </w:r>
            <w:r w:rsidR="00017241">
              <w:t>m</w:t>
            </w:r>
            <w:r w:rsidR="00017241" w:rsidRPr="00017241">
              <w:rPr>
                <w:vertAlign w:val="superscript"/>
              </w:rPr>
              <w:t>2</w:t>
            </w:r>
            <w:r w:rsidR="00017241">
              <w:t>/g</w:t>
            </w:r>
            <w:r>
              <w:t>)</w:t>
            </w:r>
          </w:p>
        </w:tc>
        <w:tc>
          <w:tcPr>
            <w:tcW w:w="2430" w:type="dxa"/>
          </w:tcPr>
          <w:p w14:paraId="7A1DAF00" w14:textId="7CB38372" w:rsidR="00A17B8B" w:rsidRDefault="00017241" w:rsidP="007411B9">
            <w:r>
              <w:t xml:space="preserve">Scanned the leaf for leaf area using </w:t>
            </w:r>
            <w:r w:rsidR="00032510" w:rsidRPr="00032510">
              <w:t>LI-3100C Area Meter</w:t>
            </w:r>
            <w:r w:rsidR="00032510">
              <w:t xml:space="preserve"> and dried weight was weighed with a measuring scale</w:t>
            </w:r>
          </w:p>
        </w:tc>
        <w:tc>
          <w:tcPr>
            <w:tcW w:w="2834" w:type="dxa"/>
          </w:tcPr>
          <w:p w14:paraId="5FCF85A4" w14:textId="1A9F836C" w:rsidR="00A17B8B" w:rsidRPr="00A17B8B" w:rsidRDefault="00A32EED" w:rsidP="007411B9">
            <w:r w:rsidRPr="00A32EED">
              <w:t>The dry mass of a leaf divided by its surface area, indicating leaf density and structural investment.</w:t>
            </w:r>
          </w:p>
        </w:tc>
        <w:tc>
          <w:tcPr>
            <w:tcW w:w="3292" w:type="dxa"/>
          </w:tcPr>
          <w:p w14:paraId="3746BB1F" w14:textId="1AF00644" w:rsidR="00A17B8B" w:rsidRDefault="00A32EED" w:rsidP="007411B9">
            <w:r w:rsidRPr="00A32EED">
              <w:t xml:space="preserve">Measured by collecting fully expanded leaves, </w:t>
            </w:r>
            <w:r>
              <w:t>midday and predawn</w:t>
            </w:r>
            <w:r w:rsidRPr="00A32EED">
              <w:t>, to compare leaf structural traits across species, environmental conditions</w:t>
            </w:r>
            <w:r>
              <w:t>.</w:t>
            </w:r>
          </w:p>
        </w:tc>
      </w:tr>
      <w:tr w:rsidR="00A17B8B" w14:paraId="167889E7" w14:textId="77777777" w:rsidTr="00A3712B">
        <w:tc>
          <w:tcPr>
            <w:tcW w:w="2874" w:type="dxa"/>
          </w:tcPr>
          <w:p w14:paraId="2BAFDAB3" w14:textId="5EA1B579" w:rsidR="00A17B8B" w:rsidRDefault="00535549" w:rsidP="007411B9">
            <w:r>
              <w:t>Stress level</w:t>
            </w:r>
          </w:p>
        </w:tc>
        <w:tc>
          <w:tcPr>
            <w:tcW w:w="2430" w:type="dxa"/>
          </w:tcPr>
          <w:p w14:paraId="1465C2C5" w14:textId="7922E3B2" w:rsidR="00A17B8B" w:rsidRDefault="00115315" w:rsidP="007411B9">
            <w:r>
              <w:t>Physical inspection of plant stress following a protocol from USDA</w:t>
            </w:r>
          </w:p>
        </w:tc>
        <w:tc>
          <w:tcPr>
            <w:tcW w:w="2834" w:type="dxa"/>
          </w:tcPr>
          <w:p w14:paraId="1EEDCCD2" w14:textId="6F263ED3" w:rsidR="00A17B8B" w:rsidRPr="00A17B8B" w:rsidRDefault="0054651B" w:rsidP="007411B9">
            <w:r w:rsidRPr="0054651B">
              <w:t>A quantitative measure of the physiological strain a plant experiences</w:t>
            </w:r>
            <w:r>
              <w:t xml:space="preserve"> which </w:t>
            </w:r>
            <w:r w:rsidR="004D77E8">
              <w:t>range</w:t>
            </w:r>
            <w:r>
              <w:t xml:space="preserve"> from 0 to 10. 0 means dead/</w:t>
            </w:r>
            <w:r w:rsidR="004D77E8">
              <w:t>and very stressed out. And 10 means very healthy.</w:t>
            </w:r>
            <w:r>
              <w:t xml:space="preserve"> </w:t>
            </w:r>
          </w:p>
        </w:tc>
        <w:tc>
          <w:tcPr>
            <w:tcW w:w="3292" w:type="dxa"/>
          </w:tcPr>
          <w:p w14:paraId="1695A54C" w14:textId="77777777" w:rsidR="00620820" w:rsidRPr="00620820" w:rsidRDefault="00620820" w:rsidP="00620820">
            <w:r w:rsidRPr="00620820">
              <w:t>Assessed through physical inspection of plant stress following a USDA protocol.</w:t>
            </w:r>
          </w:p>
          <w:p w14:paraId="23D7522F" w14:textId="77777777" w:rsidR="00A17B8B" w:rsidRDefault="00A17B8B" w:rsidP="007411B9"/>
        </w:tc>
      </w:tr>
      <w:tr w:rsidR="00A17B8B" w14:paraId="63409FDB" w14:textId="77777777" w:rsidTr="00A3712B">
        <w:tc>
          <w:tcPr>
            <w:tcW w:w="2874" w:type="dxa"/>
          </w:tcPr>
          <w:p w14:paraId="294F1891" w14:textId="06BFF0B7" w:rsidR="00A17B8B" w:rsidRDefault="004D77E8" w:rsidP="007411B9">
            <w:r>
              <w:t xml:space="preserve">Vapor pressure deficit </w:t>
            </w:r>
            <w:r w:rsidR="00E62742">
              <w:t>(VPD</w:t>
            </w:r>
            <w:r w:rsidR="00772354">
              <w:t xml:space="preserve">; </w:t>
            </w:r>
            <w:proofErr w:type="spellStart"/>
            <w:r w:rsidR="00772354">
              <w:t>kpa</w:t>
            </w:r>
            <w:proofErr w:type="spellEnd"/>
            <w:r w:rsidR="00E62742">
              <w:t>)</w:t>
            </w:r>
          </w:p>
        </w:tc>
        <w:tc>
          <w:tcPr>
            <w:tcW w:w="2430" w:type="dxa"/>
          </w:tcPr>
          <w:p w14:paraId="61874982" w14:textId="77777777" w:rsidR="00A17B8B" w:rsidRDefault="00AB473F" w:rsidP="007411B9">
            <w:r>
              <w:t>Measured the leaf sample temperature using a laser scanner temperature gun.</w:t>
            </w:r>
          </w:p>
          <w:p w14:paraId="5A6E4E9D" w14:textId="0DC959C8" w:rsidR="00AB473F" w:rsidRDefault="00682D11" w:rsidP="007411B9">
            <w:r>
              <w:t xml:space="preserve">Measured environmental </w:t>
            </w:r>
            <w:r w:rsidR="00FD1356">
              <w:t>temperature</w:t>
            </w:r>
            <w:r>
              <w:t xml:space="preserve"> and relative humidity using a sensor. This value is plugged into a formular which </w:t>
            </w:r>
            <w:r>
              <w:lastRenderedPageBreak/>
              <w:t xml:space="preserve">gives us VPD for each plant </w:t>
            </w:r>
            <w:r w:rsidR="001C4B93">
              <w:t xml:space="preserve">level and predawn and </w:t>
            </w:r>
            <w:r w:rsidR="00FD1356">
              <w:t>mid-day</w:t>
            </w:r>
          </w:p>
        </w:tc>
        <w:tc>
          <w:tcPr>
            <w:tcW w:w="2834" w:type="dxa"/>
          </w:tcPr>
          <w:p w14:paraId="54CAB201" w14:textId="57FD6ED8" w:rsidR="00A17B8B" w:rsidRPr="00A17B8B" w:rsidRDefault="008822B9" w:rsidP="007411B9">
            <w:r w:rsidRPr="008822B9">
              <w:lastRenderedPageBreak/>
              <w:t>The difference between the amount of moisture in the air and the maximum amount of moisture the air can hold at a given temperature, indicating the atmospheric demand for water.</w:t>
            </w:r>
          </w:p>
        </w:tc>
        <w:tc>
          <w:tcPr>
            <w:tcW w:w="3292" w:type="dxa"/>
          </w:tcPr>
          <w:p w14:paraId="7F1BA973" w14:textId="7CB77051" w:rsidR="00A17B8B" w:rsidRDefault="00E62742" w:rsidP="007411B9">
            <w:r w:rsidRPr="00E62742">
              <w:t xml:space="preserve">Calculated using air temperature and relative humidity, often measured </w:t>
            </w:r>
            <w:r>
              <w:t>once the leaf is taken down</w:t>
            </w:r>
            <w:r w:rsidRPr="00E62742">
              <w:t xml:space="preserve"> to assess the evaporative demand on plants.</w:t>
            </w:r>
          </w:p>
        </w:tc>
      </w:tr>
      <w:tr w:rsidR="00A17B8B" w14:paraId="1E0565C8" w14:textId="77777777" w:rsidTr="00A3712B">
        <w:tc>
          <w:tcPr>
            <w:tcW w:w="2874" w:type="dxa"/>
          </w:tcPr>
          <w:p w14:paraId="414170CC" w14:textId="49352B40" w:rsidR="00A17B8B" w:rsidRDefault="00F5017A" w:rsidP="007411B9">
            <w:r>
              <w:t xml:space="preserve">Precipitation </w:t>
            </w:r>
          </w:p>
        </w:tc>
        <w:tc>
          <w:tcPr>
            <w:tcW w:w="2430" w:type="dxa"/>
          </w:tcPr>
          <w:p w14:paraId="06910C98" w14:textId="2C0C909D" w:rsidR="00A17B8B" w:rsidRDefault="000F2CC8" w:rsidP="007411B9">
            <w:r>
              <w:t>Remote sensor</w:t>
            </w:r>
          </w:p>
        </w:tc>
        <w:tc>
          <w:tcPr>
            <w:tcW w:w="2834" w:type="dxa"/>
          </w:tcPr>
          <w:p w14:paraId="059CC577" w14:textId="625537D6" w:rsidR="00A17B8B" w:rsidRPr="00A17B8B" w:rsidRDefault="00A01F18" w:rsidP="007411B9">
            <w:r w:rsidRPr="00A01F18">
              <w:t>Total amount of water (rain, snow, sleet, or hail) falling over a specific period.</w:t>
            </w:r>
          </w:p>
        </w:tc>
        <w:tc>
          <w:tcPr>
            <w:tcW w:w="3292" w:type="dxa"/>
          </w:tcPr>
          <w:p w14:paraId="6A501A14" w14:textId="634FC95F" w:rsidR="00A17B8B" w:rsidRDefault="00A01F18" w:rsidP="00A01F18">
            <w:r w:rsidRPr="00A01F18">
              <w:t>Measured in millimeters at designated stations, recorded daily</w:t>
            </w:r>
          </w:p>
        </w:tc>
      </w:tr>
      <w:tr w:rsidR="00A17B8B" w14:paraId="20F95BB2" w14:textId="77777777" w:rsidTr="00A3712B">
        <w:tc>
          <w:tcPr>
            <w:tcW w:w="2874" w:type="dxa"/>
          </w:tcPr>
          <w:p w14:paraId="501E6E71" w14:textId="10BB85C3" w:rsidR="00A17B8B" w:rsidRDefault="003B7436" w:rsidP="007411B9">
            <w:r>
              <w:t>Leaf spectral values</w:t>
            </w:r>
          </w:p>
        </w:tc>
        <w:tc>
          <w:tcPr>
            <w:tcW w:w="2430" w:type="dxa"/>
          </w:tcPr>
          <w:p w14:paraId="3A7FB526" w14:textId="30E4FE6B" w:rsidR="00A17B8B" w:rsidRDefault="000C48DA" w:rsidP="007411B9">
            <w:r>
              <w:t>Filed collected using</w:t>
            </w:r>
            <w:ins w:id="10" w:author="Nelson Arellano" w:date="2025-09-16T09:21:00Z" w16du:dateUtc="2025-09-16T16:21:00Z">
              <w:r w:rsidR="007F79DB">
                <w:t xml:space="preserve"> a spectrophotometer</w:t>
              </w:r>
            </w:ins>
            <w:ins w:id="11" w:author="Nelson Arellano" w:date="2025-09-16T09:22:00Z" w16du:dateUtc="2025-09-16T16:22:00Z">
              <w:r w:rsidR="007F79DB">
                <w:t xml:space="preserve"> in the </w:t>
              </w:r>
            </w:ins>
            <w:ins w:id="12" w:author="Nelson Arellano" w:date="2025-09-16T09:23:00Z" w16du:dateUtc="2025-09-16T16:23:00Z">
              <w:r w:rsidR="007F79DB">
                <w:t xml:space="preserve">spectral </w:t>
              </w:r>
            </w:ins>
            <w:ins w:id="13" w:author="Nelson Arellano" w:date="2025-09-16T09:22:00Z" w16du:dateUtc="2025-09-16T16:22:00Z">
              <w:r w:rsidR="007F79DB">
                <w:t xml:space="preserve">range of the </w:t>
              </w:r>
            </w:ins>
            <w:ins w:id="14" w:author="Nelson Arellano" w:date="2025-09-16T09:23:00Z" w16du:dateUtc="2025-09-16T16:23:00Z">
              <w:r w:rsidR="007F79DB">
                <w:t>350</w:t>
              </w:r>
            </w:ins>
            <w:ins w:id="15" w:author="Nelson Arellano" w:date="2025-09-16T09:22:00Z" w16du:dateUtc="2025-09-16T16:22:00Z">
              <w:r w:rsidR="007F79DB">
                <w:t xml:space="preserve"> to 25</w:t>
              </w:r>
            </w:ins>
            <w:ins w:id="16" w:author="Nelson Arellano" w:date="2025-09-16T09:23:00Z" w16du:dateUtc="2025-09-16T16:23:00Z">
              <w:r w:rsidR="007F79DB">
                <w:t>00</w:t>
              </w:r>
            </w:ins>
            <w:ins w:id="17" w:author="Nelson Arellano" w:date="2025-09-16T09:22:00Z" w16du:dateUtc="2025-09-16T16:22:00Z">
              <w:r w:rsidR="007F79DB">
                <w:t xml:space="preserve"> </w:t>
              </w:r>
            </w:ins>
            <w:ins w:id="18" w:author="Nelson Arellano" w:date="2025-09-16T09:23:00Z" w16du:dateUtc="2025-09-16T16:23:00Z">
              <w:r w:rsidR="007F79DB">
                <w:t>nm.</w:t>
              </w:r>
            </w:ins>
            <w:ins w:id="19" w:author="Nelson Arellano" w:date="2025-09-16T09:21:00Z" w16du:dateUtc="2025-09-16T16:21:00Z">
              <w:r w:rsidR="007F79DB">
                <w:t xml:space="preserve"> with an attached </w:t>
              </w:r>
            </w:ins>
            <w:del w:id="20" w:author="Nelson Arellano" w:date="2025-09-16T09:21:00Z" w16du:dateUtc="2025-09-16T16:21:00Z">
              <w:r w:rsidDel="007F79DB">
                <w:delText xml:space="preserve"> </w:delText>
              </w:r>
            </w:del>
            <w:r>
              <w:t>leaf spectral clip from ASD</w:t>
            </w:r>
          </w:p>
        </w:tc>
        <w:tc>
          <w:tcPr>
            <w:tcW w:w="2834" w:type="dxa"/>
          </w:tcPr>
          <w:p w14:paraId="50555350" w14:textId="47FDC443" w:rsidR="00A17B8B" w:rsidRPr="00A17B8B" w:rsidRDefault="00347098" w:rsidP="007411B9">
            <w:r w:rsidRPr="00347098">
              <w:t>Reflectance or absorbance of light by a leaf at specific wavelengths, indicating physiological and biochemical properties</w:t>
            </w:r>
          </w:p>
        </w:tc>
        <w:tc>
          <w:tcPr>
            <w:tcW w:w="3292" w:type="dxa"/>
          </w:tcPr>
          <w:p w14:paraId="7469FC1A" w14:textId="1DDD74F9" w:rsidR="00A17B8B" w:rsidRDefault="00347098" w:rsidP="007411B9">
            <w:r w:rsidRPr="00347098">
              <w:t>Measured on individual leaves using a spectroradiometer, at predawn or midday; values recorded for multiple spectral bands.</w:t>
            </w:r>
          </w:p>
        </w:tc>
      </w:tr>
      <w:tr w:rsidR="00A17B8B" w14:paraId="28CB2ED6" w14:textId="77777777" w:rsidTr="00A3712B">
        <w:tc>
          <w:tcPr>
            <w:tcW w:w="2874" w:type="dxa"/>
          </w:tcPr>
          <w:p w14:paraId="193F8506" w14:textId="77777777" w:rsidR="00A17B8B" w:rsidRDefault="00A17B8B" w:rsidP="007411B9"/>
        </w:tc>
        <w:tc>
          <w:tcPr>
            <w:tcW w:w="2430" w:type="dxa"/>
          </w:tcPr>
          <w:p w14:paraId="34DEE3FD" w14:textId="77777777" w:rsidR="00A17B8B" w:rsidRDefault="00A17B8B" w:rsidP="007411B9"/>
        </w:tc>
        <w:tc>
          <w:tcPr>
            <w:tcW w:w="2834" w:type="dxa"/>
          </w:tcPr>
          <w:p w14:paraId="65DD2C36" w14:textId="77777777" w:rsidR="00A17B8B" w:rsidRPr="00A17B8B" w:rsidRDefault="00A17B8B" w:rsidP="007411B9"/>
        </w:tc>
        <w:tc>
          <w:tcPr>
            <w:tcW w:w="3292" w:type="dxa"/>
          </w:tcPr>
          <w:p w14:paraId="70F60282" w14:textId="77777777" w:rsidR="00A17B8B" w:rsidRDefault="00A17B8B" w:rsidP="007411B9"/>
        </w:tc>
      </w:tr>
    </w:tbl>
    <w:p w14:paraId="74950F97" w14:textId="77777777" w:rsidR="00D6640D" w:rsidRPr="00085250" w:rsidRDefault="00D6640D" w:rsidP="007411B9">
      <w:pPr>
        <w:ind w:left="2160"/>
      </w:pPr>
    </w:p>
    <w:p w14:paraId="38A931B8" w14:textId="4DE51F02" w:rsidR="00C54675" w:rsidRDefault="00C54675" w:rsidP="00085250">
      <w:pPr>
        <w:numPr>
          <w:ilvl w:val="1"/>
          <w:numId w:val="2"/>
        </w:numPr>
        <w:rPr>
          <w:ins w:id="21" w:author="Nelson Arellano" w:date="2025-09-16T09:10:00Z" w16du:dateUtc="2025-09-16T16:10:00Z"/>
        </w:rPr>
      </w:pPr>
      <w:r w:rsidRPr="00085250">
        <w:t>Source of the data</w:t>
      </w:r>
    </w:p>
    <w:p w14:paraId="031DC92A" w14:textId="7214B63F" w:rsidR="007B6DD5" w:rsidRDefault="007B6DD5" w:rsidP="007B6DD5">
      <w:pPr>
        <w:numPr>
          <w:ilvl w:val="2"/>
          <w:numId w:val="2"/>
        </w:numPr>
        <w:rPr>
          <w:ins w:id="22" w:author="Nelson Arellano" w:date="2025-09-16T09:14:00Z" w16du:dateUtc="2025-09-16T16:14:00Z"/>
        </w:rPr>
      </w:pPr>
      <w:ins w:id="23" w:author="Nelson Arellano" w:date="2025-09-16T09:10:00Z" w16du:dateUtc="2025-09-16T16:10:00Z">
        <w:r>
          <w:t>Probably it would be good to mention the</w:t>
        </w:r>
      </w:ins>
      <w:ins w:id="24" w:author="Nelson Arellano" w:date="2025-09-16T09:15:00Z" w16du:dateUtc="2025-09-16T16:15:00Z">
        <w:r w:rsidR="007F79DB">
          <w:t xml:space="preserve"> two </w:t>
        </w:r>
      </w:ins>
      <w:ins w:id="25" w:author="Nelson Arellano" w:date="2025-09-16T09:10:00Z" w16du:dateUtc="2025-09-16T16:10:00Z">
        <w:r>
          <w:t>field campaigns</w:t>
        </w:r>
      </w:ins>
      <w:ins w:id="26" w:author="Nelson Arellano" w:date="2025-09-16T09:15:00Z" w16du:dateUtc="2025-09-16T16:15:00Z">
        <w:r w:rsidR="007F79DB">
          <w:t xml:space="preserve"> (2024 and 2025)</w:t>
        </w:r>
      </w:ins>
      <w:ins w:id="27" w:author="Nelson Arellano" w:date="2025-09-16T09:10:00Z" w16du:dateUtc="2025-09-16T16:10:00Z">
        <w:r>
          <w:t xml:space="preserve"> conducted by the Tree Stress and </w:t>
        </w:r>
      </w:ins>
      <w:ins w:id="28" w:author="Nelson Arellano" w:date="2025-09-16T09:11:00Z" w16du:dateUtc="2025-09-16T16:11:00Z">
        <w:r>
          <w:t xml:space="preserve">Alert System project at SICCS. </w:t>
        </w:r>
      </w:ins>
    </w:p>
    <w:p w14:paraId="0C96BBDD" w14:textId="77777777" w:rsidR="007B6DD5" w:rsidRDefault="007B6DD5">
      <w:pPr>
        <w:numPr>
          <w:ilvl w:val="2"/>
          <w:numId w:val="2"/>
        </w:numPr>
        <w:pPrChange w:id="29" w:author="Nelson Arellano" w:date="2025-09-16T09:11:00Z" w16du:dateUtc="2025-09-16T16:11:00Z">
          <w:pPr>
            <w:numPr>
              <w:ilvl w:val="1"/>
              <w:numId w:val="2"/>
            </w:numPr>
            <w:tabs>
              <w:tab w:val="num" w:pos="1440"/>
            </w:tabs>
            <w:ind w:left="1440" w:hanging="360"/>
          </w:pPr>
        </w:pPrChange>
      </w:pPr>
    </w:p>
    <w:p w14:paraId="34DD79AA" w14:textId="6D9CEFD2" w:rsidR="00085250" w:rsidRPr="00085250" w:rsidRDefault="00085250" w:rsidP="00085250">
      <w:pPr>
        <w:numPr>
          <w:ilvl w:val="1"/>
          <w:numId w:val="2"/>
        </w:numPr>
      </w:pPr>
      <w:r w:rsidRPr="00085250">
        <w:t>Definitions of variables</w:t>
      </w:r>
    </w:p>
    <w:p w14:paraId="2F913C29" w14:textId="77777777" w:rsidR="00085250" w:rsidRDefault="00085250" w:rsidP="00085250">
      <w:pPr>
        <w:numPr>
          <w:ilvl w:val="1"/>
          <w:numId w:val="2"/>
        </w:numPr>
        <w:rPr>
          <w:ins w:id="30" w:author="Nelson Arellano" w:date="2025-09-16T09:11:00Z" w16du:dateUtc="2025-09-16T16:11:00Z"/>
        </w:rPr>
      </w:pPr>
      <w:r w:rsidRPr="00085250">
        <w:t>Sampling context (e.g., units, locations, times)</w:t>
      </w:r>
    </w:p>
    <w:p w14:paraId="03B5370D" w14:textId="38961D31" w:rsidR="007B6DD5" w:rsidRDefault="007B6DD5" w:rsidP="007B6DD5">
      <w:pPr>
        <w:numPr>
          <w:ilvl w:val="2"/>
          <w:numId w:val="2"/>
        </w:numPr>
        <w:rPr>
          <w:ins w:id="31" w:author="Nelson Arellano" w:date="2025-09-16T09:24:00Z" w16du:dateUtc="2025-09-16T16:24:00Z"/>
        </w:rPr>
      </w:pPr>
      <w:ins w:id="32" w:author="Nelson Arellano" w:date="2025-09-16T09:11:00Z" w16du:dateUtc="2025-09-16T16:11:00Z">
        <w:r>
          <w:t>Map(s) showing the distribution of plots across eco</w:t>
        </w:r>
      </w:ins>
      <w:ins w:id="33" w:author="Nelson Arellano" w:date="2025-09-16T09:12:00Z" w16du:dateUtc="2025-09-16T16:12:00Z">
        <w:r>
          <w:t>systems</w:t>
        </w:r>
      </w:ins>
    </w:p>
    <w:p w14:paraId="4E5B980E" w14:textId="4E0F61F0" w:rsidR="007F79DB" w:rsidRDefault="007F79DB" w:rsidP="00A143D3">
      <w:pPr>
        <w:numPr>
          <w:ilvl w:val="2"/>
          <w:numId w:val="2"/>
        </w:numPr>
        <w:rPr>
          <w:ins w:id="34" w:author="Nelson Arellano" w:date="2025-09-16T09:25:00Z" w16du:dateUtc="2025-09-16T16:25:00Z"/>
        </w:rPr>
      </w:pPr>
      <w:ins w:id="35" w:author="Nelson Arellano" w:date="2025-09-16T09:24:00Z" w16du:dateUtc="2025-09-16T16:24:00Z">
        <w:r>
          <w:t>Dataset t</w:t>
        </w:r>
      </w:ins>
      <w:ins w:id="36" w:author="Nelson Arellano" w:date="2025-09-16T09:25:00Z" w16du:dateUtc="2025-09-16T16:25:00Z">
        <w:r w:rsidR="00A143D3">
          <w:t>imeframe (202</w:t>
        </w:r>
      </w:ins>
      <w:ins w:id="37" w:author="Nelson Arellano" w:date="2025-09-16T09:31:00Z" w16du:dateUtc="2025-09-16T16:31:00Z">
        <w:r w:rsidR="00A143D3">
          <w:t>4-2025</w:t>
        </w:r>
      </w:ins>
      <w:ins w:id="38" w:author="Nelson Arellano" w:date="2025-09-16T09:25:00Z" w16du:dateUtc="2025-09-16T16:25:00Z">
        <w:r w:rsidR="00A143D3">
          <w:t>)</w:t>
        </w:r>
      </w:ins>
    </w:p>
    <w:p w14:paraId="18E98F97" w14:textId="3278D5F1" w:rsidR="00A143D3" w:rsidRDefault="00A143D3" w:rsidP="00BD2178">
      <w:pPr>
        <w:numPr>
          <w:ilvl w:val="3"/>
          <w:numId w:val="2"/>
        </w:numPr>
        <w:rPr>
          <w:ins w:id="39" w:author="Nelson Arellano" w:date="2025-09-16T09:27:00Z" w16du:dateUtc="2025-09-16T16:27:00Z"/>
        </w:rPr>
      </w:pPr>
      <w:ins w:id="40" w:author="Nelson Arellano" w:date="2025-09-16T09:26:00Z" w16du:dateUtc="2025-09-16T16:26:00Z">
        <w:r>
          <w:t>Dendrometer datasets (2024-2025?). Rea</w:t>
        </w:r>
      </w:ins>
      <w:ins w:id="41" w:author="Nelson Arellano" w:date="2025-09-16T09:27:00Z" w16du:dateUtc="2025-09-16T16:27:00Z">
        <w:r>
          <w:t xml:space="preserve">dings every 15 minutes. </w:t>
        </w:r>
      </w:ins>
    </w:p>
    <w:p w14:paraId="6B7764B8" w14:textId="5F6BD7C1" w:rsidR="00A143D3" w:rsidRDefault="00A143D3">
      <w:pPr>
        <w:numPr>
          <w:ilvl w:val="4"/>
          <w:numId w:val="2"/>
        </w:numPr>
        <w:rPr>
          <w:ins w:id="42" w:author="Nelson Arellano" w:date="2025-09-16T09:26:00Z" w16du:dateUtc="2025-09-16T16:26:00Z"/>
        </w:rPr>
        <w:pPrChange w:id="43" w:author="Nelson Arellano" w:date="2025-09-16T09:27:00Z" w16du:dateUtc="2025-09-16T16:27:00Z">
          <w:pPr>
            <w:numPr>
              <w:ilvl w:val="3"/>
              <w:numId w:val="2"/>
            </w:numPr>
            <w:tabs>
              <w:tab w:val="num" w:pos="2880"/>
            </w:tabs>
            <w:ind w:left="2880" w:hanging="360"/>
          </w:pPr>
        </w:pPrChange>
      </w:pPr>
      <w:ins w:id="44" w:author="Nelson Arellano" w:date="2025-09-16T09:27:00Z" w16du:dateUtc="2025-09-16T16:27:00Z">
        <w:r>
          <w:t xml:space="preserve">Variables: Steam diameter changes in </w:t>
        </w:r>
      </w:ins>
      <w:ins w:id="45" w:author="Nelson Arellano" w:date="2025-09-16T09:28:00Z" w16du:dateUtc="2025-09-16T16:28:00Z">
        <w:r>
          <w:t>microns and temperature</w:t>
        </w:r>
      </w:ins>
      <w:ins w:id="46" w:author="Nelson Arellano" w:date="2025-09-16T09:33:00Z" w16du:dateUtc="2025-09-16T16:33:00Z">
        <w:r>
          <w:t xml:space="preserve"> </w:t>
        </w:r>
      </w:ins>
      <w:ins w:id="47" w:author="Nelson Arellano" w:date="2025-09-16T09:34:00Z" w16du:dateUtc="2025-09-16T16:34:00Z">
        <w:r>
          <w:t>©</w:t>
        </w:r>
      </w:ins>
    </w:p>
    <w:p w14:paraId="1FF6E17A" w14:textId="6E7EFE2A" w:rsidR="00A143D3" w:rsidRDefault="00A143D3" w:rsidP="00A143D3">
      <w:pPr>
        <w:numPr>
          <w:ilvl w:val="2"/>
          <w:numId w:val="2"/>
        </w:numPr>
        <w:rPr>
          <w:ins w:id="48" w:author="Nelson Arellano" w:date="2025-09-16T09:33:00Z" w16du:dateUtc="2025-09-16T16:33:00Z"/>
        </w:rPr>
      </w:pPr>
      <w:ins w:id="49" w:author="Nelson Arellano" w:date="2025-09-16T09:25:00Z" w16du:dateUtc="2025-09-16T16:25:00Z">
        <w:r>
          <w:t xml:space="preserve">Summer 2025. </w:t>
        </w:r>
      </w:ins>
    </w:p>
    <w:p w14:paraId="64FB5401" w14:textId="798D5B79" w:rsidR="00A143D3" w:rsidRDefault="00AC465E" w:rsidP="00AC465E">
      <w:pPr>
        <w:numPr>
          <w:ilvl w:val="3"/>
          <w:numId w:val="2"/>
        </w:numPr>
        <w:rPr>
          <w:ins w:id="50" w:author="Nelson Arellano" w:date="2025-09-16T10:07:00Z" w16du:dateUtc="2025-09-16T17:07:00Z"/>
        </w:rPr>
      </w:pPr>
      <w:ins w:id="51" w:author="Nelson Arellano" w:date="2025-09-16T10:07:00Z" w16du:dateUtc="2025-09-16T17:07:00Z">
        <w:r>
          <w:t>….</w:t>
        </w:r>
      </w:ins>
    </w:p>
    <w:p w14:paraId="41396235" w14:textId="05EE240C" w:rsidR="00AC465E" w:rsidRDefault="00AC465E" w:rsidP="00AC465E">
      <w:pPr>
        <w:numPr>
          <w:ilvl w:val="3"/>
          <w:numId w:val="2"/>
        </w:numPr>
        <w:rPr>
          <w:ins w:id="52" w:author="Nelson Arellano" w:date="2025-09-16T10:07:00Z" w16du:dateUtc="2025-09-16T17:07:00Z"/>
        </w:rPr>
      </w:pPr>
      <w:ins w:id="53" w:author="Nelson Arellano" w:date="2025-09-16T10:07:00Z" w16du:dateUtc="2025-09-16T17:07:00Z">
        <w:r>
          <w:t>….</w:t>
        </w:r>
      </w:ins>
    </w:p>
    <w:p w14:paraId="15DD2766" w14:textId="77777777" w:rsidR="00AC465E" w:rsidRDefault="00AC465E">
      <w:pPr>
        <w:numPr>
          <w:ilvl w:val="3"/>
          <w:numId w:val="2"/>
        </w:numPr>
        <w:pPrChange w:id="54" w:author="Nelson Arellano" w:date="2025-09-16T10:07:00Z" w16du:dateUtc="2025-09-16T17:07:00Z">
          <w:pPr>
            <w:numPr>
              <w:ilvl w:val="1"/>
              <w:numId w:val="2"/>
            </w:numPr>
            <w:tabs>
              <w:tab w:val="num" w:pos="1440"/>
            </w:tabs>
            <w:ind w:left="1440" w:hanging="360"/>
          </w:pPr>
        </w:pPrChange>
      </w:pPr>
    </w:p>
    <w:p w14:paraId="6EDCF4E0" w14:textId="7A37D00C" w:rsidR="007E5A2B" w:rsidRPr="00085250" w:rsidRDefault="007E5A2B" w:rsidP="000C233A">
      <w:pPr>
        <w:numPr>
          <w:ilvl w:val="1"/>
          <w:numId w:val="2"/>
        </w:numPr>
      </w:pPr>
      <w:r w:rsidRPr="00085250">
        <w:lastRenderedPageBreak/>
        <w:t>What </w:t>
      </w:r>
      <w:proofErr w:type="gramStart"/>
      <w:r w:rsidRPr="00085250">
        <w:rPr>
          <w:b/>
          <w:bCs/>
        </w:rPr>
        <w:t>variables</w:t>
      </w:r>
      <w:proofErr w:type="gramEnd"/>
      <w:r w:rsidRPr="00085250">
        <w:rPr>
          <w:b/>
          <w:bCs/>
        </w:rPr>
        <w:t> </w:t>
      </w:r>
      <w:r w:rsidRPr="00085250">
        <w:t>you plan to use</w:t>
      </w:r>
    </w:p>
    <w:p w14:paraId="71BDBCB8" w14:textId="77777777" w:rsidR="00085250" w:rsidRPr="00085250" w:rsidRDefault="00085250" w:rsidP="00085250">
      <w:pPr>
        <w:numPr>
          <w:ilvl w:val="0"/>
          <w:numId w:val="2"/>
        </w:numPr>
      </w:pPr>
      <w:r w:rsidRPr="00085250">
        <w:t>Clearly state:</w:t>
      </w:r>
    </w:p>
    <w:p w14:paraId="235A2D02" w14:textId="77777777" w:rsidR="00085250" w:rsidRDefault="00085250" w:rsidP="00085250">
      <w:pPr>
        <w:numPr>
          <w:ilvl w:val="1"/>
          <w:numId w:val="2"/>
        </w:numPr>
      </w:pPr>
      <w:r w:rsidRPr="00085250">
        <w:t>What </w:t>
      </w:r>
      <w:r w:rsidRPr="00085250">
        <w:rPr>
          <w:b/>
          <w:bCs/>
        </w:rPr>
        <w:t>hypotheses</w:t>
      </w:r>
      <w:r w:rsidRPr="00085250">
        <w:t> you may test later</w:t>
      </w:r>
    </w:p>
    <w:p w14:paraId="3AEC2A4C" w14:textId="070395A3" w:rsidR="003D3186" w:rsidRDefault="005155B3" w:rsidP="003D3186">
      <w:pPr>
        <w:numPr>
          <w:ilvl w:val="2"/>
          <w:numId w:val="2"/>
        </w:numPr>
      </w:pPr>
      <w:commentRangeStart w:id="55"/>
      <w:r>
        <w:t xml:space="preserve">Using the field samples, we aim to clearly group our species from each plot/ecosystem into drought tolerant vs drought avoidant. </w:t>
      </w:r>
      <w:commentRangeEnd w:id="55"/>
      <w:r w:rsidR="0031219A">
        <w:rPr>
          <w:rStyle w:val="CommentReference"/>
        </w:rPr>
        <w:commentReference w:id="55"/>
      </w:r>
    </w:p>
    <w:p w14:paraId="2160BAE0" w14:textId="59EC15FF" w:rsidR="005732E2" w:rsidRDefault="005732E2" w:rsidP="003D3186">
      <w:pPr>
        <w:numPr>
          <w:ilvl w:val="2"/>
          <w:numId w:val="2"/>
        </w:numPr>
      </w:pPr>
      <w:r>
        <w:t>Study if our ecosystem/plot drive relation of plant to drought</w:t>
      </w:r>
    </w:p>
    <w:p w14:paraId="74E7A47A" w14:textId="7AD6D086" w:rsidR="00845C23" w:rsidRPr="00085250" w:rsidRDefault="00845C23" w:rsidP="003D3186">
      <w:pPr>
        <w:numPr>
          <w:ilvl w:val="2"/>
          <w:numId w:val="2"/>
        </w:numPr>
      </w:pPr>
      <w:commentRangeStart w:id="56"/>
      <w:commentRangeStart w:id="57"/>
      <w:r>
        <w:t xml:space="preserve">Investigate which spectral range correlates strongly with each functional trait that </w:t>
      </w:r>
      <w:r w:rsidR="007537EE">
        <w:t xml:space="preserve">is also the driver of our plant drought </w:t>
      </w:r>
      <w:r w:rsidR="007E5A2B">
        <w:t>behavior</w:t>
      </w:r>
      <w:r w:rsidR="007537EE">
        <w:t xml:space="preserve">. </w:t>
      </w:r>
      <w:commentRangeEnd w:id="56"/>
      <w:r w:rsidR="003216C3">
        <w:rPr>
          <w:rStyle w:val="CommentReference"/>
        </w:rPr>
        <w:commentReference w:id="56"/>
      </w:r>
      <w:commentRangeEnd w:id="57"/>
      <w:r w:rsidR="003216C3">
        <w:rPr>
          <w:rStyle w:val="CommentReference"/>
        </w:rPr>
        <w:commentReference w:id="57"/>
      </w:r>
    </w:p>
    <w:p w14:paraId="557D5B39" w14:textId="77777777" w:rsidR="00085250" w:rsidRDefault="00085250" w:rsidP="00085250">
      <w:pPr>
        <w:rPr>
          <w:ins w:id="58" w:author="Nelson Arellano" w:date="2025-09-16T10:16:00Z" w16du:dateUtc="2025-09-16T17:16:00Z"/>
          <w:b/>
          <w:bCs/>
        </w:rPr>
      </w:pPr>
      <w:r w:rsidRPr="00085250">
        <w:rPr>
          <w:b/>
          <w:bCs/>
        </w:rPr>
        <w:t> </w:t>
      </w:r>
    </w:p>
    <w:p w14:paraId="4DC67D33" w14:textId="77777777" w:rsidR="007E623F" w:rsidRDefault="007E623F" w:rsidP="00085250">
      <w:pPr>
        <w:rPr>
          <w:ins w:id="59" w:author="Nelson Arellano" w:date="2025-09-16T10:16:00Z" w16du:dateUtc="2025-09-16T17:16:00Z"/>
          <w:b/>
          <w:bCs/>
        </w:rPr>
      </w:pPr>
    </w:p>
    <w:p w14:paraId="533FB0C1" w14:textId="5E33A6DA" w:rsidR="007E623F" w:rsidRPr="00085250" w:rsidRDefault="007E623F" w:rsidP="00085250">
      <w:ins w:id="60" w:author="Nelson Arellano" w:date="2025-09-16T10:16:00Z" w16du:dateUtc="2025-09-16T17:16:00Z">
        <w:r>
          <w:rPr>
            <w:noProof/>
          </w:rPr>
          <w:drawing>
            <wp:inline distT="0" distB="0" distL="0" distR="0" wp14:anchorId="63416C55" wp14:editId="1C9AEC82">
              <wp:extent cx="5953125" cy="2519293"/>
              <wp:effectExtent l="0" t="0" r="0" b="0"/>
              <wp:docPr id="1424877734" name="Picture 1" descr="Effects of water stress on spectral reflectance of bermudagrass |  Scientific Re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ffects of water stress on spectral reflectance of bermudagrass |  Scientific Report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60387" cy="2522366"/>
                      </a:xfrm>
                      <a:prstGeom prst="rect">
                        <a:avLst/>
                      </a:prstGeom>
                      <a:noFill/>
                      <a:ln>
                        <a:noFill/>
                      </a:ln>
                    </pic:spPr>
                  </pic:pic>
                </a:graphicData>
              </a:graphic>
            </wp:inline>
          </w:drawing>
        </w:r>
      </w:ins>
    </w:p>
    <w:p w14:paraId="45218E12" w14:textId="77777777" w:rsidR="00085250" w:rsidRPr="00085250" w:rsidRDefault="00085250" w:rsidP="00085250">
      <w:pPr>
        <w:numPr>
          <w:ilvl w:val="0"/>
          <w:numId w:val="3"/>
        </w:numPr>
      </w:pPr>
      <w:r w:rsidRPr="00085250">
        <w:rPr>
          <w:b/>
          <w:bCs/>
        </w:rPr>
        <w:t>Attribute Types and Summary Statistics (10 points)</w:t>
      </w:r>
    </w:p>
    <w:p w14:paraId="5186089A" w14:textId="1C2D7A26" w:rsidR="00AE371D" w:rsidRDefault="00085250" w:rsidP="00AE371D">
      <w:pPr>
        <w:numPr>
          <w:ilvl w:val="0"/>
          <w:numId w:val="4"/>
        </w:numPr>
      </w:pPr>
      <w:r w:rsidRPr="00085250">
        <w:t>Identify the </w:t>
      </w:r>
      <w:r w:rsidRPr="00085250">
        <w:rPr>
          <w:b/>
          <w:bCs/>
        </w:rPr>
        <w:t>attribute type</w:t>
      </w:r>
      <w:r w:rsidRPr="00085250">
        <w:t> (e.g., continuous, ordinal, binary, nominal) of each variable.</w:t>
      </w:r>
    </w:p>
    <w:tbl>
      <w:tblPr>
        <w:tblStyle w:val="TableGrid"/>
        <w:tblW w:w="0" w:type="auto"/>
        <w:tblInd w:w="720" w:type="dxa"/>
        <w:tblLook w:val="04A0" w:firstRow="1" w:lastRow="0" w:firstColumn="1" w:lastColumn="0" w:noHBand="0" w:noVBand="1"/>
      </w:tblPr>
      <w:tblGrid>
        <w:gridCol w:w="2495"/>
        <w:gridCol w:w="2382"/>
        <w:gridCol w:w="2280"/>
      </w:tblGrid>
      <w:tr w:rsidR="001B08F3" w:rsidRPr="00B04DD6" w14:paraId="417F3D5F" w14:textId="55EE1149" w:rsidTr="001B08F3">
        <w:tc>
          <w:tcPr>
            <w:tcW w:w="2495" w:type="dxa"/>
          </w:tcPr>
          <w:p w14:paraId="20570ED7" w14:textId="0D25F30C" w:rsidR="001B08F3" w:rsidRPr="00B04DD6" w:rsidRDefault="001B08F3" w:rsidP="00EC3546">
            <w:r w:rsidRPr="00B04DD6">
              <w:t>Trait/Variables I will use</w:t>
            </w:r>
          </w:p>
        </w:tc>
        <w:tc>
          <w:tcPr>
            <w:tcW w:w="2382" w:type="dxa"/>
          </w:tcPr>
          <w:p w14:paraId="46E104BA" w14:textId="1D826D83" w:rsidR="001B08F3" w:rsidRPr="00B04DD6" w:rsidRDefault="001B08F3" w:rsidP="00EC3546">
            <w:r w:rsidRPr="00B04DD6">
              <w:t>attribute type</w:t>
            </w:r>
          </w:p>
        </w:tc>
        <w:tc>
          <w:tcPr>
            <w:tcW w:w="2280" w:type="dxa"/>
          </w:tcPr>
          <w:p w14:paraId="291A0DEA" w14:textId="57B87AD9" w:rsidR="001B08F3" w:rsidRPr="00B04DD6" w:rsidRDefault="001B08F3" w:rsidP="00EC3546">
            <w:r w:rsidRPr="00B04DD6">
              <w:t>Summary</w:t>
            </w:r>
          </w:p>
        </w:tc>
      </w:tr>
      <w:tr w:rsidR="001B08F3" w:rsidRPr="00B04DD6" w14:paraId="112CE1D8" w14:textId="25AA7EE0" w:rsidTr="001B08F3">
        <w:tc>
          <w:tcPr>
            <w:tcW w:w="2495" w:type="dxa"/>
          </w:tcPr>
          <w:p w14:paraId="49622B45" w14:textId="03E9DA52" w:rsidR="001B08F3" w:rsidRPr="00B04DD6" w:rsidRDefault="001B08F3" w:rsidP="00EC3546">
            <w:r w:rsidRPr="00B04DD6">
              <w:t>Leaf thickness (LT; mm)</w:t>
            </w:r>
          </w:p>
        </w:tc>
        <w:tc>
          <w:tcPr>
            <w:tcW w:w="2382" w:type="dxa"/>
          </w:tcPr>
          <w:p w14:paraId="5622D407" w14:textId="1A1DFFE6" w:rsidR="001B08F3" w:rsidRPr="00B04DD6" w:rsidRDefault="001B08F3" w:rsidP="00EC3546">
            <w:r w:rsidRPr="00B04DD6">
              <w:t>Numerical (continuous)</w:t>
            </w:r>
          </w:p>
        </w:tc>
        <w:tc>
          <w:tcPr>
            <w:tcW w:w="2280" w:type="dxa"/>
          </w:tcPr>
          <w:p w14:paraId="58C66436" w14:textId="47E7D370" w:rsidR="001B08F3" w:rsidRPr="00B04DD6" w:rsidRDefault="001B08F3" w:rsidP="00A664DB">
            <w:r w:rsidRPr="00B04DD6">
              <w:t>Mean:0.34</w:t>
            </w:r>
          </w:p>
          <w:p w14:paraId="4DFF5125" w14:textId="716B5935" w:rsidR="001B08F3" w:rsidRPr="00B04DD6" w:rsidRDefault="001B08F3" w:rsidP="00A664DB">
            <w:r w:rsidRPr="00B04DD6">
              <w:t>Median:0.33</w:t>
            </w:r>
          </w:p>
          <w:p w14:paraId="56D8D700" w14:textId="5EAC883E" w:rsidR="001B08F3" w:rsidRPr="00B04DD6" w:rsidRDefault="001B08F3" w:rsidP="00A664DB">
            <w:r w:rsidRPr="00B04DD6">
              <w:t>Variance:2.9e-03</w:t>
            </w:r>
          </w:p>
          <w:p w14:paraId="18D23005" w14:textId="2B26B39A" w:rsidR="001B08F3" w:rsidRPr="00B04DD6" w:rsidRDefault="001B08F3" w:rsidP="00EC3546">
            <w:r w:rsidRPr="00B04DD6">
              <w:t xml:space="preserve">Percentiles: </w:t>
            </w:r>
            <w:r>
              <w:t>0.43</w:t>
            </w:r>
          </w:p>
        </w:tc>
      </w:tr>
      <w:tr w:rsidR="001B08F3" w:rsidRPr="00B04DD6" w14:paraId="11F4A868" w14:textId="0965F957" w:rsidTr="001B08F3">
        <w:tc>
          <w:tcPr>
            <w:tcW w:w="2495" w:type="dxa"/>
          </w:tcPr>
          <w:p w14:paraId="01E0D205" w14:textId="3D692FCA" w:rsidR="001B08F3" w:rsidRPr="00B04DD6" w:rsidRDefault="001B08F3" w:rsidP="00EC3546">
            <w:r w:rsidRPr="00B04DD6">
              <w:t>Water potential (</w:t>
            </w:r>
            <w:proofErr w:type="spellStart"/>
            <w:r w:rsidRPr="00B04DD6">
              <w:t>Mpa</w:t>
            </w:r>
            <w:proofErr w:type="spellEnd"/>
            <w:r w:rsidRPr="00B04DD6">
              <w:t>)</w:t>
            </w:r>
          </w:p>
        </w:tc>
        <w:tc>
          <w:tcPr>
            <w:tcW w:w="2382" w:type="dxa"/>
          </w:tcPr>
          <w:p w14:paraId="28E5C649" w14:textId="30896049" w:rsidR="001B08F3" w:rsidRPr="00B04DD6" w:rsidRDefault="001B08F3" w:rsidP="00EC3546">
            <w:r w:rsidRPr="00B04DD6">
              <w:t>Numerical (continuous)</w:t>
            </w:r>
          </w:p>
        </w:tc>
        <w:tc>
          <w:tcPr>
            <w:tcW w:w="2280" w:type="dxa"/>
          </w:tcPr>
          <w:p w14:paraId="08FE5DE2" w14:textId="04A196B2" w:rsidR="001B08F3" w:rsidRPr="00B04DD6" w:rsidRDefault="001B08F3" w:rsidP="006654B1">
            <w:proofErr w:type="gramStart"/>
            <w:r w:rsidRPr="00B04DD6">
              <w:t>Mean:-</w:t>
            </w:r>
            <w:proofErr w:type="gramEnd"/>
            <w:r w:rsidRPr="00B04DD6">
              <w:t xml:space="preserve">1.181 </w:t>
            </w:r>
          </w:p>
          <w:p w14:paraId="21644A2C" w14:textId="203AA390" w:rsidR="001B08F3" w:rsidRPr="00B04DD6" w:rsidRDefault="001B08F3" w:rsidP="006654B1">
            <w:r w:rsidRPr="00B04DD6">
              <w:t>Median: -195</w:t>
            </w:r>
          </w:p>
          <w:p w14:paraId="1F7E2DC3" w14:textId="745EB063" w:rsidR="001B08F3" w:rsidRPr="00B04DD6" w:rsidRDefault="001B08F3" w:rsidP="006654B1">
            <w:r w:rsidRPr="00B04DD6">
              <w:t>Variance:8.5e-02</w:t>
            </w:r>
          </w:p>
          <w:p w14:paraId="281B2532" w14:textId="5BB89E80" w:rsidR="001B08F3" w:rsidRPr="00B04DD6" w:rsidRDefault="001B08F3" w:rsidP="00EC3546">
            <w:proofErr w:type="gramStart"/>
            <w:r w:rsidRPr="00B04DD6">
              <w:lastRenderedPageBreak/>
              <w:t>Percentiles:</w:t>
            </w:r>
            <w:r>
              <w:t>-</w:t>
            </w:r>
            <w:proofErr w:type="gramEnd"/>
            <w:r>
              <w:t>0.72</w:t>
            </w:r>
          </w:p>
        </w:tc>
      </w:tr>
      <w:tr w:rsidR="001B08F3" w:rsidRPr="00B04DD6" w14:paraId="23C2F6B8" w14:textId="20BDF161" w:rsidTr="001B08F3">
        <w:tc>
          <w:tcPr>
            <w:tcW w:w="2495" w:type="dxa"/>
          </w:tcPr>
          <w:p w14:paraId="71ED45A4" w14:textId="075B3479" w:rsidR="001B08F3" w:rsidRPr="00B04DD6" w:rsidRDefault="001B08F3" w:rsidP="00EC3546">
            <w:r w:rsidRPr="00B04DD6">
              <w:lastRenderedPageBreak/>
              <w:t>Leaf water content (LWC; g)</w:t>
            </w:r>
          </w:p>
        </w:tc>
        <w:tc>
          <w:tcPr>
            <w:tcW w:w="2382" w:type="dxa"/>
          </w:tcPr>
          <w:p w14:paraId="369596B2" w14:textId="4C94F56E" w:rsidR="001B08F3" w:rsidRPr="00B04DD6" w:rsidRDefault="001B08F3" w:rsidP="00EC3546">
            <w:r w:rsidRPr="00B04DD6">
              <w:t>Numerical (continuous)</w:t>
            </w:r>
          </w:p>
        </w:tc>
        <w:tc>
          <w:tcPr>
            <w:tcW w:w="2280" w:type="dxa"/>
          </w:tcPr>
          <w:p w14:paraId="0CF059D4" w14:textId="7E7807ED" w:rsidR="001B08F3" w:rsidRPr="00B04DD6" w:rsidRDefault="001B08F3" w:rsidP="005E6D4C">
            <w:r w:rsidRPr="00B04DD6">
              <w:t>Mean:</w:t>
            </w:r>
            <w:r w:rsidRPr="00B04DD6">
              <w:rPr>
                <w:rFonts w:ascii="Lucida Console" w:eastAsia="Times New Roman" w:hAnsi="Lucida Console" w:cs="Courier New"/>
                <w:color w:val="F8F8F2"/>
                <w:kern w:val="0"/>
                <w:sz w:val="20"/>
                <w:szCs w:val="20"/>
                <w:bdr w:val="none" w:sz="0" w:space="0" w:color="auto" w:frame="1"/>
                <w14:ligatures w14:val="none"/>
              </w:rPr>
              <w:t xml:space="preserve"> </w:t>
            </w:r>
            <w:r w:rsidRPr="00B04DD6">
              <w:t>2.427</w:t>
            </w:r>
          </w:p>
          <w:p w14:paraId="7F0D02BF" w14:textId="3CBEAD95" w:rsidR="001B08F3" w:rsidRPr="00B04DD6" w:rsidRDefault="001B08F3" w:rsidP="005E6D4C">
            <w:r w:rsidRPr="00B04DD6">
              <w:t>Median:</w:t>
            </w:r>
            <w:r w:rsidRPr="00B04DD6">
              <w:rPr>
                <w:rFonts w:ascii="Lucida Console" w:eastAsia="Times New Roman" w:hAnsi="Lucida Console" w:cs="Courier New"/>
                <w:color w:val="F8F8F2"/>
                <w:kern w:val="0"/>
                <w:sz w:val="20"/>
                <w:szCs w:val="20"/>
                <w:bdr w:val="none" w:sz="0" w:space="0" w:color="auto" w:frame="1"/>
                <w14:ligatures w14:val="none"/>
              </w:rPr>
              <w:t xml:space="preserve"> </w:t>
            </w:r>
            <w:r w:rsidRPr="00B04DD6">
              <w:t>2.445</w:t>
            </w:r>
          </w:p>
          <w:p w14:paraId="1AC20CAD" w14:textId="6DE234DE" w:rsidR="001B08F3" w:rsidRPr="00B04DD6" w:rsidRDefault="001B08F3" w:rsidP="006654B1">
            <w:r w:rsidRPr="00B04DD6">
              <w:t>Variance:1.9e-01</w:t>
            </w:r>
          </w:p>
          <w:p w14:paraId="31E1CA8A" w14:textId="3A6249A5" w:rsidR="001B08F3" w:rsidRPr="00B04DD6" w:rsidRDefault="001B08F3" w:rsidP="00EC3546">
            <w:r w:rsidRPr="00B04DD6">
              <w:t>Percentiles:</w:t>
            </w:r>
            <w:r>
              <w:t>3.11</w:t>
            </w:r>
            <w:r w:rsidRPr="00B04DD6">
              <w:t xml:space="preserve"> </w:t>
            </w:r>
          </w:p>
        </w:tc>
      </w:tr>
      <w:tr w:rsidR="001B08F3" w:rsidRPr="00B04DD6" w14:paraId="47FA74CF" w14:textId="351BDF29" w:rsidTr="001B08F3">
        <w:tc>
          <w:tcPr>
            <w:tcW w:w="2495" w:type="dxa"/>
          </w:tcPr>
          <w:p w14:paraId="097FB256" w14:textId="50F8C280" w:rsidR="001B08F3" w:rsidRPr="00B04DD6" w:rsidRDefault="001B08F3" w:rsidP="00EC3546">
            <w:r w:rsidRPr="00B04DD6">
              <w:t>Diameter by breast height (DBH; m)</w:t>
            </w:r>
          </w:p>
        </w:tc>
        <w:tc>
          <w:tcPr>
            <w:tcW w:w="2382" w:type="dxa"/>
          </w:tcPr>
          <w:p w14:paraId="02E93748" w14:textId="1AA9CED1" w:rsidR="001B08F3" w:rsidRPr="00B04DD6" w:rsidRDefault="001B08F3" w:rsidP="00EC3546">
            <w:r w:rsidRPr="00B04DD6">
              <w:t>Numerical (continuous)</w:t>
            </w:r>
          </w:p>
        </w:tc>
        <w:tc>
          <w:tcPr>
            <w:tcW w:w="2280" w:type="dxa"/>
          </w:tcPr>
          <w:p w14:paraId="7A693EF9" w14:textId="6F39E2E3" w:rsidR="001B08F3" w:rsidRPr="00B04DD6" w:rsidRDefault="001B08F3" w:rsidP="00AE2D78">
            <w:r w:rsidRPr="00B04DD6">
              <w:t>Mean:0.2417</w:t>
            </w:r>
          </w:p>
          <w:p w14:paraId="7766EDEC" w14:textId="4DBB28BA" w:rsidR="001B08F3" w:rsidRPr="00B04DD6" w:rsidRDefault="001B08F3" w:rsidP="00AE2D78">
            <w:r w:rsidRPr="00B04DD6">
              <w:t>Median:0.2500</w:t>
            </w:r>
          </w:p>
          <w:p w14:paraId="0F7BF203" w14:textId="1F4E4B68" w:rsidR="001B08F3" w:rsidRPr="00B04DD6" w:rsidRDefault="001B08F3" w:rsidP="006654B1">
            <w:r w:rsidRPr="00B04DD6">
              <w:t>Variance:5.8e-03</w:t>
            </w:r>
          </w:p>
          <w:p w14:paraId="094D02E6" w14:textId="539DBBB3" w:rsidR="001B08F3" w:rsidRPr="00B04DD6" w:rsidRDefault="001B08F3" w:rsidP="00EC3546">
            <w:r w:rsidRPr="00B04DD6">
              <w:t>Percentiles:</w:t>
            </w:r>
            <w:r>
              <w:t>0.36</w:t>
            </w:r>
            <w:r w:rsidRPr="00B04DD6">
              <w:t xml:space="preserve"> </w:t>
            </w:r>
          </w:p>
        </w:tc>
      </w:tr>
      <w:tr w:rsidR="001B08F3" w:rsidRPr="00B04DD6" w14:paraId="4D14A4CB" w14:textId="5023D756" w:rsidTr="001B08F3">
        <w:tc>
          <w:tcPr>
            <w:tcW w:w="2495" w:type="dxa"/>
          </w:tcPr>
          <w:p w14:paraId="6E60171E" w14:textId="724A7958" w:rsidR="001B08F3" w:rsidRPr="00B04DD6" w:rsidRDefault="001B08F3" w:rsidP="00EC3546">
            <w:r w:rsidRPr="00B04DD6">
              <w:t>Tree height (m)</w:t>
            </w:r>
          </w:p>
        </w:tc>
        <w:tc>
          <w:tcPr>
            <w:tcW w:w="2382" w:type="dxa"/>
          </w:tcPr>
          <w:p w14:paraId="7763DCA5" w14:textId="4918338E" w:rsidR="001B08F3" w:rsidRPr="00B04DD6" w:rsidRDefault="001B08F3" w:rsidP="00EC3546">
            <w:r w:rsidRPr="00B04DD6">
              <w:t>Numerical (continuous)</w:t>
            </w:r>
          </w:p>
        </w:tc>
        <w:tc>
          <w:tcPr>
            <w:tcW w:w="2280" w:type="dxa"/>
          </w:tcPr>
          <w:p w14:paraId="66352481" w14:textId="2A618FE3" w:rsidR="001B08F3" w:rsidRPr="00B04DD6" w:rsidRDefault="001B08F3" w:rsidP="006654B1">
            <w:r w:rsidRPr="00B04DD6">
              <w:t>Mean: 12.12</w:t>
            </w:r>
          </w:p>
          <w:p w14:paraId="1FC64840" w14:textId="7BD9BDF8" w:rsidR="001B08F3" w:rsidRPr="00B04DD6" w:rsidRDefault="001B08F3" w:rsidP="006654B1">
            <w:r w:rsidRPr="00B04DD6">
              <w:t>Median:11.95</w:t>
            </w:r>
          </w:p>
          <w:p w14:paraId="14CE7B7F" w14:textId="3BF6B776" w:rsidR="001B08F3" w:rsidRPr="00B04DD6" w:rsidRDefault="001B08F3" w:rsidP="006654B1">
            <w:r w:rsidRPr="00B04DD6">
              <w:t>Variance:8.0e+00</w:t>
            </w:r>
          </w:p>
          <w:p w14:paraId="0A08E20D" w14:textId="1FCC9170" w:rsidR="001B08F3" w:rsidRPr="00B04DD6" w:rsidRDefault="001B08F3" w:rsidP="00EC3546">
            <w:r w:rsidRPr="00B04DD6">
              <w:t>Percentiles:</w:t>
            </w:r>
            <w:r>
              <w:t>16.42</w:t>
            </w:r>
            <w:r w:rsidRPr="00B04DD6">
              <w:t xml:space="preserve"> </w:t>
            </w:r>
          </w:p>
        </w:tc>
      </w:tr>
      <w:tr w:rsidR="001B08F3" w:rsidRPr="00B04DD6" w14:paraId="28D9C72F" w14:textId="572D0EEB" w:rsidTr="001B08F3">
        <w:tc>
          <w:tcPr>
            <w:tcW w:w="2495" w:type="dxa"/>
          </w:tcPr>
          <w:p w14:paraId="3D6AE6B6" w14:textId="45BB0EF2" w:rsidR="001B08F3" w:rsidRPr="00B04DD6" w:rsidRDefault="001B08F3" w:rsidP="00EC3546">
            <w:r w:rsidRPr="00B04DD6">
              <w:t>Leaf dry mass per area (LMA; m</w:t>
            </w:r>
            <w:r w:rsidRPr="00B04DD6">
              <w:rPr>
                <w:vertAlign w:val="superscript"/>
              </w:rPr>
              <w:t>2</w:t>
            </w:r>
            <w:r w:rsidRPr="00B04DD6">
              <w:t>/g)</w:t>
            </w:r>
          </w:p>
        </w:tc>
        <w:tc>
          <w:tcPr>
            <w:tcW w:w="2382" w:type="dxa"/>
          </w:tcPr>
          <w:p w14:paraId="4921983A" w14:textId="5E2849C7" w:rsidR="001B08F3" w:rsidRPr="00B04DD6" w:rsidRDefault="001B08F3" w:rsidP="00EC3546">
            <w:r w:rsidRPr="00B04DD6">
              <w:t>Numerical (continuous)</w:t>
            </w:r>
          </w:p>
        </w:tc>
        <w:tc>
          <w:tcPr>
            <w:tcW w:w="2280" w:type="dxa"/>
          </w:tcPr>
          <w:p w14:paraId="3DC35361" w14:textId="77FB019F" w:rsidR="001B08F3" w:rsidRPr="00B04DD6" w:rsidRDefault="001B08F3" w:rsidP="003A3D07">
            <w:r w:rsidRPr="00B04DD6">
              <w:t>Mean:</w:t>
            </w:r>
            <w:r w:rsidRPr="00B04DD6">
              <w:rPr>
                <w:rFonts w:ascii="Lucida Console" w:eastAsia="Times New Roman" w:hAnsi="Lucida Console" w:cs="Courier New"/>
                <w:color w:val="F8F8F2"/>
                <w:kern w:val="0"/>
                <w:sz w:val="20"/>
                <w:szCs w:val="20"/>
                <w:bdr w:val="none" w:sz="0" w:space="0" w:color="auto" w:frame="1"/>
                <w14:ligatures w14:val="none"/>
              </w:rPr>
              <w:t xml:space="preserve"> </w:t>
            </w:r>
            <w:r w:rsidRPr="00B04DD6">
              <w:t>0.01222</w:t>
            </w:r>
          </w:p>
          <w:p w14:paraId="4B80EB14" w14:textId="717E80FE" w:rsidR="001B08F3" w:rsidRPr="00B04DD6" w:rsidRDefault="001B08F3" w:rsidP="003A3D07">
            <w:r w:rsidRPr="00B04DD6">
              <w:t>Median:</w:t>
            </w:r>
            <w:r w:rsidRPr="00B04DD6">
              <w:rPr>
                <w:rFonts w:ascii="Lucida Console" w:eastAsia="Times New Roman" w:hAnsi="Lucida Console" w:cs="Courier New"/>
                <w:color w:val="F8F8F2"/>
                <w:kern w:val="0"/>
                <w:sz w:val="20"/>
                <w:szCs w:val="20"/>
                <w:bdr w:val="none" w:sz="0" w:space="0" w:color="auto" w:frame="1"/>
                <w14:ligatures w14:val="none"/>
              </w:rPr>
              <w:t xml:space="preserve"> </w:t>
            </w:r>
            <w:r w:rsidRPr="00B04DD6">
              <w:t>0.01240</w:t>
            </w:r>
          </w:p>
          <w:p w14:paraId="3F41005B" w14:textId="08387A30" w:rsidR="001B08F3" w:rsidRPr="00B04DD6" w:rsidRDefault="001B08F3" w:rsidP="006654B1">
            <w:r w:rsidRPr="00B04DD6">
              <w:t>Variance:1.3e-05</w:t>
            </w:r>
          </w:p>
          <w:p w14:paraId="76A22F00" w14:textId="550860CA" w:rsidR="001B08F3" w:rsidRPr="00B04DD6" w:rsidRDefault="001B08F3" w:rsidP="00EC3546">
            <w:r w:rsidRPr="00B04DD6">
              <w:t>Percentiles:</w:t>
            </w:r>
            <w:r>
              <w:t>0.018</w:t>
            </w:r>
            <w:r w:rsidRPr="00B04DD6">
              <w:t xml:space="preserve"> </w:t>
            </w:r>
          </w:p>
        </w:tc>
      </w:tr>
      <w:tr w:rsidR="001B08F3" w:rsidRPr="00B04DD6" w14:paraId="6E2029CD" w14:textId="58215DF1" w:rsidTr="001B08F3">
        <w:tc>
          <w:tcPr>
            <w:tcW w:w="2495" w:type="dxa"/>
          </w:tcPr>
          <w:p w14:paraId="3AF821F4" w14:textId="62F09222" w:rsidR="001B08F3" w:rsidRPr="00B04DD6" w:rsidRDefault="001B08F3" w:rsidP="00EC3546">
            <w:r w:rsidRPr="00B04DD6">
              <w:t>Stress level</w:t>
            </w:r>
          </w:p>
        </w:tc>
        <w:tc>
          <w:tcPr>
            <w:tcW w:w="2382" w:type="dxa"/>
          </w:tcPr>
          <w:p w14:paraId="5C3B6861" w14:textId="585DFEA4" w:rsidR="001B08F3" w:rsidRPr="00B04DD6" w:rsidRDefault="001B08F3" w:rsidP="00EC3546">
            <w:r w:rsidRPr="00B04DD6">
              <w:t xml:space="preserve">Ordinal </w:t>
            </w:r>
          </w:p>
        </w:tc>
        <w:tc>
          <w:tcPr>
            <w:tcW w:w="2280" w:type="dxa"/>
          </w:tcPr>
          <w:p w14:paraId="2C392106" w14:textId="2762016E" w:rsidR="001B08F3" w:rsidRPr="00B04DD6" w:rsidRDefault="001B08F3" w:rsidP="00285571">
            <w:r w:rsidRPr="00B04DD6">
              <w:t>Mean:</w:t>
            </w:r>
            <w:r w:rsidRPr="00B04DD6">
              <w:rPr>
                <w:rFonts w:ascii="Lucida Console" w:eastAsia="Times New Roman" w:hAnsi="Lucida Console" w:cs="Courier New"/>
                <w:color w:val="F8F8F2"/>
                <w:kern w:val="0"/>
                <w:sz w:val="20"/>
                <w:szCs w:val="20"/>
                <w:bdr w:val="none" w:sz="0" w:space="0" w:color="auto" w:frame="1"/>
                <w14:ligatures w14:val="none"/>
              </w:rPr>
              <w:t xml:space="preserve"> </w:t>
            </w:r>
            <w:r w:rsidRPr="00B04DD6">
              <w:t>1.875</w:t>
            </w:r>
          </w:p>
          <w:p w14:paraId="0E746515" w14:textId="37AB1B89" w:rsidR="001B08F3" w:rsidRPr="00B04DD6" w:rsidRDefault="001B08F3" w:rsidP="003A3D07">
            <w:r w:rsidRPr="00B04DD6">
              <w:t>Median:2.000</w:t>
            </w:r>
          </w:p>
          <w:p w14:paraId="6D229623" w14:textId="688ADD12" w:rsidR="001B08F3" w:rsidRPr="00B04DD6" w:rsidRDefault="001B08F3" w:rsidP="006654B1">
            <w:r w:rsidRPr="00B04DD6">
              <w:t>Variance:6.1e-01</w:t>
            </w:r>
          </w:p>
          <w:p w14:paraId="131DB8AD" w14:textId="0FDCD38F" w:rsidR="001B08F3" w:rsidRPr="00B04DD6" w:rsidRDefault="001B08F3" w:rsidP="00EC3546">
            <w:r w:rsidRPr="00B04DD6">
              <w:t>Percentiles:</w:t>
            </w:r>
            <w:r>
              <w:t>3.0</w:t>
            </w:r>
            <w:r w:rsidRPr="00B04DD6">
              <w:t xml:space="preserve"> </w:t>
            </w:r>
          </w:p>
        </w:tc>
      </w:tr>
      <w:tr w:rsidR="001B08F3" w:rsidRPr="00B04DD6" w14:paraId="3B9B91F1" w14:textId="27D5B526" w:rsidTr="001B08F3">
        <w:tc>
          <w:tcPr>
            <w:tcW w:w="2495" w:type="dxa"/>
          </w:tcPr>
          <w:p w14:paraId="4404A2A5" w14:textId="5A3AA943" w:rsidR="001B08F3" w:rsidRPr="00B04DD6" w:rsidRDefault="001B08F3" w:rsidP="00EC3546">
            <w:r w:rsidRPr="00B04DD6">
              <w:t xml:space="preserve">Vapor pressure deficit (VPD; </w:t>
            </w:r>
            <w:proofErr w:type="spellStart"/>
            <w:r w:rsidRPr="00B04DD6">
              <w:t>kpa</w:t>
            </w:r>
            <w:proofErr w:type="spellEnd"/>
            <w:r w:rsidRPr="00B04DD6">
              <w:t>)</w:t>
            </w:r>
          </w:p>
        </w:tc>
        <w:tc>
          <w:tcPr>
            <w:tcW w:w="2382" w:type="dxa"/>
          </w:tcPr>
          <w:p w14:paraId="00E06551" w14:textId="29AED9FF" w:rsidR="001B08F3" w:rsidRPr="00B04DD6" w:rsidRDefault="001B08F3" w:rsidP="00EC3546">
            <w:r w:rsidRPr="00B04DD6">
              <w:t>Numerical (continuous)</w:t>
            </w:r>
          </w:p>
        </w:tc>
        <w:tc>
          <w:tcPr>
            <w:tcW w:w="2280" w:type="dxa"/>
          </w:tcPr>
          <w:p w14:paraId="754C7E2D" w14:textId="30E2FABA" w:rsidR="001B08F3" w:rsidRPr="00B04DD6" w:rsidRDefault="001B08F3" w:rsidP="006654B1">
            <w:r w:rsidRPr="00B04DD6">
              <w:t>Mean:1.848</w:t>
            </w:r>
          </w:p>
          <w:p w14:paraId="3784B0E7" w14:textId="2094C88B" w:rsidR="001B08F3" w:rsidRPr="00B04DD6" w:rsidRDefault="001B08F3" w:rsidP="00285571">
            <w:r w:rsidRPr="00B04DD6">
              <w:t>Median:1.895</w:t>
            </w:r>
          </w:p>
          <w:p w14:paraId="726ED436" w14:textId="6651BCB8" w:rsidR="001B08F3" w:rsidRPr="00B04DD6" w:rsidRDefault="001B08F3" w:rsidP="006654B1">
            <w:r w:rsidRPr="00B04DD6">
              <w:t>Variance:2.2e-01</w:t>
            </w:r>
          </w:p>
          <w:p w14:paraId="4C9349DF" w14:textId="3D3E9B98" w:rsidR="001B08F3" w:rsidRPr="00B04DD6" w:rsidRDefault="001B08F3" w:rsidP="00EC3546">
            <w:r w:rsidRPr="00B04DD6">
              <w:t>Percentiles:</w:t>
            </w:r>
            <w:r>
              <w:t>2.60</w:t>
            </w:r>
            <w:r w:rsidRPr="00B04DD6">
              <w:t xml:space="preserve"> </w:t>
            </w:r>
          </w:p>
        </w:tc>
      </w:tr>
      <w:tr w:rsidR="001B08F3" w:rsidRPr="00B04DD6" w14:paraId="6E6F49F5" w14:textId="524D23C0" w:rsidTr="001B08F3">
        <w:tc>
          <w:tcPr>
            <w:tcW w:w="2495" w:type="dxa"/>
          </w:tcPr>
          <w:p w14:paraId="56A23801" w14:textId="3E751CBD" w:rsidR="001B08F3" w:rsidRPr="00B04DD6" w:rsidRDefault="001B08F3" w:rsidP="00EC3546">
            <w:r w:rsidRPr="00B04DD6">
              <w:t xml:space="preserve">Precipitation </w:t>
            </w:r>
          </w:p>
        </w:tc>
        <w:tc>
          <w:tcPr>
            <w:tcW w:w="2382" w:type="dxa"/>
          </w:tcPr>
          <w:p w14:paraId="284B5E59" w14:textId="583EECCF" w:rsidR="001B08F3" w:rsidRPr="00B04DD6" w:rsidRDefault="001B08F3" w:rsidP="00EC3546">
            <w:r w:rsidRPr="00B04DD6">
              <w:t>Numerical (continuous)</w:t>
            </w:r>
          </w:p>
        </w:tc>
        <w:tc>
          <w:tcPr>
            <w:tcW w:w="2280" w:type="dxa"/>
          </w:tcPr>
          <w:p w14:paraId="6965F995" w14:textId="355F0380" w:rsidR="001B08F3" w:rsidRPr="00B04DD6" w:rsidRDefault="001B08F3" w:rsidP="006654B1">
            <w:r w:rsidRPr="00B04DD6">
              <w:t>Mean:919.4</w:t>
            </w:r>
          </w:p>
          <w:p w14:paraId="0824C729" w14:textId="6895C8D6" w:rsidR="001B08F3" w:rsidRPr="00B04DD6" w:rsidRDefault="001B08F3" w:rsidP="006654B1">
            <w:r w:rsidRPr="00B04DD6">
              <w:t>Median:928.0</w:t>
            </w:r>
          </w:p>
          <w:p w14:paraId="05F9374E" w14:textId="0FBAF1C9" w:rsidR="001B08F3" w:rsidRPr="00B04DD6" w:rsidRDefault="001B08F3" w:rsidP="006654B1">
            <w:r w:rsidRPr="00B04DD6">
              <w:t>Variance:2.6e+04</w:t>
            </w:r>
          </w:p>
          <w:p w14:paraId="74616A38" w14:textId="0094B43B" w:rsidR="001B08F3" w:rsidRPr="00B04DD6" w:rsidRDefault="001B08F3" w:rsidP="00EC3546">
            <w:r w:rsidRPr="00B04DD6">
              <w:t>Percentiles:</w:t>
            </w:r>
            <w:r>
              <w:t>1196.10</w:t>
            </w:r>
            <w:r w:rsidRPr="00B04DD6">
              <w:t xml:space="preserve"> </w:t>
            </w:r>
          </w:p>
        </w:tc>
      </w:tr>
      <w:tr w:rsidR="001B08F3" w:rsidRPr="00B04DD6" w14:paraId="67FF909A" w14:textId="5C9F2BCD" w:rsidTr="001B08F3">
        <w:tc>
          <w:tcPr>
            <w:tcW w:w="2495" w:type="dxa"/>
          </w:tcPr>
          <w:p w14:paraId="4642A55D" w14:textId="525B6558" w:rsidR="001B08F3" w:rsidRPr="00B04DD6" w:rsidRDefault="001B08F3" w:rsidP="00EC3546">
            <w:r w:rsidRPr="00B04DD6">
              <w:t>Leaf spectral values</w:t>
            </w:r>
          </w:p>
        </w:tc>
        <w:tc>
          <w:tcPr>
            <w:tcW w:w="2382" w:type="dxa"/>
          </w:tcPr>
          <w:p w14:paraId="05CEC245" w14:textId="77A7DA63" w:rsidR="001B08F3" w:rsidRPr="00B04DD6" w:rsidRDefault="001B08F3" w:rsidP="00EC3546">
            <w:r w:rsidRPr="00B04DD6">
              <w:t>Numerical (discrete)</w:t>
            </w:r>
          </w:p>
        </w:tc>
        <w:tc>
          <w:tcPr>
            <w:tcW w:w="2280" w:type="dxa"/>
          </w:tcPr>
          <w:p w14:paraId="7B7C7885" w14:textId="36ED43F2" w:rsidR="001B08F3" w:rsidRPr="00B04DD6" w:rsidRDefault="001B08F3" w:rsidP="006654B1">
            <w:r w:rsidRPr="00B04DD6">
              <w:t>Mean:2884</w:t>
            </w:r>
          </w:p>
          <w:p w14:paraId="7128756F" w14:textId="6CCAF304" w:rsidR="001B08F3" w:rsidRPr="00B04DD6" w:rsidRDefault="001B08F3" w:rsidP="006654B1">
            <w:r w:rsidRPr="00B04DD6">
              <w:t>Median:2947</w:t>
            </w:r>
          </w:p>
          <w:p w14:paraId="382E227A" w14:textId="3144D1D0" w:rsidR="001B08F3" w:rsidRPr="00B04DD6" w:rsidRDefault="001B08F3" w:rsidP="006654B1">
            <w:r w:rsidRPr="00B04DD6">
              <w:t>Variance:1.3e+06</w:t>
            </w:r>
          </w:p>
          <w:p w14:paraId="61603C1A" w14:textId="665DFFB2" w:rsidR="001B08F3" w:rsidRPr="00B04DD6" w:rsidRDefault="001B08F3" w:rsidP="00EC3546">
            <w:r w:rsidRPr="00B04DD6">
              <w:t>Percentiles:</w:t>
            </w:r>
            <w:r>
              <w:t>4733.5</w:t>
            </w:r>
            <w:r w:rsidRPr="00B04DD6">
              <w:t xml:space="preserve"> </w:t>
            </w:r>
          </w:p>
        </w:tc>
      </w:tr>
      <w:tr w:rsidR="001B08F3" w:rsidRPr="00B04DD6" w14:paraId="3792DA18" w14:textId="602CE625" w:rsidTr="001B08F3">
        <w:tc>
          <w:tcPr>
            <w:tcW w:w="2495" w:type="dxa"/>
          </w:tcPr>
          <w:p w14:paraId="45C390A8" w14:textId="03EF3243" w:rsidR="001B08F3" w:rsidRPr="00B04DD6" w:rsidRDefault="001B08F3" w:rsidP="00EC3546">
            <w:r w:rsidRPr="00B04DD6">
              <w:t>Species</w:t>
            </w:r>
          </w:p>
        </w:tc>
        <w:tc>
          <w:tcPr>
            <w:tcW w:w="2382" w:type="dxa"/>
          </w:tcPr>
          <w:p w14:paraId="7A9169C0" w14:textId="0FA7C62F" w:rsidR="001B08F3" w:rsidRPr="00B04DD6" w:rsidRDefault="001B08F3" w:rsidP="00EC3546">
            <w:r w:rsidRPr="00B04DD6">
              <w:t xml:space="preserve">Nominal </w:t>
            </w:r>
          </w:p>
        </w:tc>
        <w:tc>
          <w:tcPr>
            <w:tcW w:w="2280" w:type="dxa"/>
          </w:tcPr>
          <w:p w14:paraId="249C3E20" w14:textId="77777777" w:rsidR="001B08F3" w:rsidRPr="00B04DD6" w:rsidRDefault="001B08F3" w:rsidP="00EC3546">
            <w:r w:rsidRPr="00B04DD6">
              <w:t xml:space="preserve">4 different species. </w:t>
            </w:r>
          </w:p>
          <w:p w14:paraId="1F28AE98" w14:textId="77777777" w:rsidR="001B08F3" w:rsidRPr="00B04DD6" w:rsidRDefault="001B08F3" w:rsidP="00EC3546">
            <w:r w:rsidRPr="00B04DD6">
              <w:t>A=29</w:t>
            </w:r>
          </w:p>
          <w:p w14:paraId="3A696DB6" w14:textId="77777777" w:rsidR="001B08F3" w:rsidRPr="00B04DD6" w:rsidRDefault="001B08F3" w:rsidP="00EC3546">
            <w:r w:rsidRPr="00B04DD6">
              <w:t>B=35</w:t>
            </w:r>
          </w:p>
          <w:p w14:paraId="530255B4" w14:textId="77777777" w:rsidR="001B08F3" w:rsidRPr="00B04DD6" w:rsidRDefault="001B08F3" w:rsidP="00EC3546">
            <w:r w:rsidRPr="00B04DD6">
              <w:t>C=26</w:t>
            </w:r>
          </w:p>
          <w:p w14:paraId="3585FE98" w14:textId="75A4854D" w:rsidR="001B08F3" w:rsidRPr="00B04DD6" w:rsidRDefault="001B08F3" w:rsidP="00EC3546">
            <w:r w:rsidRPr="00B04DD6">
              <w:t xml:space="preserve">D=30 </w:t>
            </w:r>
          </w:p>
        </w:tc>
      </w:tr>
      <w:tr w:rsidR="001B08F3" w:rsidRPr="00B04DD6" w14:paraId="4130C886" w14:textId="6D70ED32" w:rsidTr="001B08F3">
        <w:tc>
          <w:tcPr>
            <w:tcW w:w="2495" w:type="dxa"/>
          </w:tcPr>
          <w:p w14:paraId="17C5A190" w14:textId="3504EC07" w:rsidR="001B08F3" w:rsidRPr="00B04DD6" w:rsidRDefault="001B08F3" w:rsidP="00EC3546">
            <w:r w:rsidRPr="00B04DD6">
              <w:t>Plot</w:t>
            </w:r>
          </w:p>
        </w:tc>
        <w:tc>
          <w:tcPr>
            <w:tcW w:w="2382" w:type="dxa"/>
          </w:tcPr>
          <w:p w14:paraId="13D3D8CC" w14:textId="6F372596" w:rsidR="001B08F3" w:rsidRPr="00B04DD6" w:rsidRDefault="001B08F3" w:rsidP="00EC3546">
            <w:r w:rsidRPr="00B04DD6">
              <w:t>Nominal</w:t>
            </w:r>
          </w:p>
        </w:tc>
        <w:tc>
          <w:tcPr>
            <w:tcW w:w="2280" w:type="dxa"/>
          </w:tcPr>
          <w:p w14:paraId="20488589" w14:textId="0735EFFF" w:rsidR="001B08F3" w:rsidRPr="00B04DD6" w:rsidRDefault="001B08F3" w:rsidP="00EC3546">
            <w:r w:rsidRPr="00B04DD6">
              <w:t xml:space="preserve">9 different plots.  </w:t>
            </w:r>
          </w:p>
        </w:tc>
      </w:tr>
    </w:tbl>
    <w:p w14:paraId="7CF8E8F3" w14:textId="77777777" w:rsidR="000C233A" w:rsidRPr="00085250" w:rsidRDefault="000C233A" w:rsidP="000C233A">
      <w:pPr>
        <w:ind w:left="720"/>
      </w:pPr>
    </w:p>
    <w:p w14:paraId="3E390F17" w14:textId="77777777" w:rsidR="00085250" w:rsidRPr="00085250" w:rsidRDefault="00085250" w:rsidP="00085250">
      <w:pPr>
        <w:numPr>
          <w:ilvl w:val="0"/>
          <w:numId w:val="4"/>
        </w:numPr>
      </w:pPr>
      <w:r w:rsidRPr="00085250">
        <w:t>Report </w:t>
      </w:r>
      <w:r w:rsidRPr="00085250">
        <w:rPr>
          <w:b/>
          <w:bCs/>
        </w:rPr>
        <w:t>summary statistics</w:t>
      </w:r>
      <w:r w:rsidRPr="00085250">
        <w:t> appropriate to each variable:</w:t>
      </w:r>
    </w:p>
    <w:p w14:paraId="2E04C51E" w14:textId="6C3CEF05" w:rsidR="00085250" w:rsidRPr="00085250" w:rsidRDefault="00085250" w:rsidP="00085250">
      <w:pPr>
        <w:numPr>
          <w:ilvl w:val="1"/>
          <w:numId w:val="4"/>
        </w:numPr>
      </w:pPr>
      <w:r w:rsidRPr="00085250">
        <w:t>Distributions, frequencies</w:t>
      </w:r>
    </w:p>
    <w:p w14:paraId="080AC89F" w14:textId="77777777" w:rsidR="00085250" w:rsidRPr="00085250" w:rsidRDefault="00085250" w:rsidP="00085250">
      <w:pPr>
        <w:numPr>
          <w:ilvl w:val="1"/>
          <w:numId w:val="4"/>
        </w:numPr>
      </w:pPr>
      <w:r w:rsidRPr="00085250">
        <w:lastRenderedPageBreak/>
        <w:t>Means, medians, variance, percentiles, etc.</w:t>
      </w:r>
    </w:p>
    <w:p w14:paraId="6466C798" w14:textId="68C10A1B" w:rsidR="00085250" w:rsidRPr="00085250" w:rsidRDefault="00085250" w:rsidP="00A664DB">
      <w:r w:rsidRPr="00085250">
        <w:rPr>
          <w:b/>
          <w:bCs/>
        </w:rPr>
        <w:t> Data Exploration Using Zuur’s 8-Step Protocol (20 points)</w:t>
      </w:r>
    </w:p>
    <w:p w14:paraId="5603FAAB" w14:textId="77777777" w:rsidR="00085250" w:rsidRDefault="00085250" w:rsidP="00085250">
      <w:pPr>
        <w:numPr>
          <w:ilvl w:val="0"/>
          <w:numId w:val="6"/>
        </w:numPr>
      </w:pPr>
      <w:r w:rsidRPr="00085250">
        <w:t>Work through all 8 data exploration steps as discussed in class and from the </w:t>
      </w:r>
      <w:r w:rsidRPr="00085250">
        <w:rPr>
          <w:i/>
          <w:iCs/>
        </w:rPr>
        <w:t>Zuur et al.</w:t>
      </w:r>
      <w:r w:rsidRPr="00085250">
        <w:t> reading.</w:t>
      </w:r>
    </w:p>
    <w:p w14:paraId="7E013AAB" w14:textId="7751C1FE" w:rsidR="00C54464" w:rsidRDefault="00C54464" w:rsidP="00251434">
      <w:pPr>
        <w:numPr>
          <w:ilvl w:val="1"/>
          <w:numId w:val="6"/>
        </w:numPr>
      </w:pPr>
      <w:r>
        <w:t>No outliers</w:t>
      </w:r>
    </w:p>
    <w:p w14:paraId="18B12A8D" w14:textId="5B6C3F6A" w:rsidR="00C54464" w:rsidRDefault="003A4320" w:rsidP="00251434">
      <w:pPr>
        <w:numPr>
          <w:ilvl w:val="1"/>
          <w:numId w:val="6"/>
        </w:numPr>
      </w:pPr>
      <w:r>
        <w:t xml:space="preserve">There is </w:t>
      </w:r>
      <w:r w:rsidR="00E67935">
        <w:t>a variance</w:t>
      </w:r>
      <w:r>
        <w:t xml:space="preserve"> in the dataset. I used the boxplot to check for </w:t>
      </w:r>
      <w:r w:rsidR="00E67935">
        <w:t>variance</w:t>
      </w:r>
      <w:r>
        <w:t xml:space="preserve"> between </w:t>
      </w:r>
      <w:r w:rsidR="00E74FD3">
        <w:t xml:space="preserve">water potential across our plots and species. </w:t>
      </w:r>
    </w:p>
    <w:p w14:paraId="58C29BEC" w14:textId="4067BCD3" w:rsidR="00E74FD3" w:rsidRDefault="00AD0F07" w:rsidP="00251434">
      <w:pPr>
        <w:numPr>
          <w:ilvl w:val="1"/>
          <w:numId w:val="6"/>
        </w:numPr>
      </w:pPr>
      <w:r>
        <w:t xml:space="preserve">The water potential is </w:t>
      </w:r>
      <w:r w:rsidR="0090388B">
        <w:t xml:space="preserve">not </w:t>
      </w:r>
      <w:r>
        <w:t xml:space="preserve">normally distributed. The </w:t>
      </w:r>
      <w:r w:rsidR="00332DEC">
        <w:t xml:space="preserve">histogram returned a </w:t>
      </w:r>
      <w:r w:rsidR="0090388B">
        <w:t>right skewed curve.</w:t>
      </w:r>
    </w:p>
    <w:p w14:paraId="4298C627" w14:textId="10FD1840" w:rsidR="00332DEC" w:rsidRDefault="00831988" w:rsidP="00251434">
      <w:pPr>
        <w:numPr>
          <w:ilvl w:val="1"/>
          <w:numId w:val="6"/>
        </w:numPr>
      </w:pPr>
      <w:r>
        <w:t xml:space="preserve">No zero distribution in our dataset </w:t>
      </w:r>
      <w:r w:rsidR="00F36A5B">
        <w:t>water potential</w:t>
      </w:r>
    </w:p>
    <w:p w14:paraId="5C1A7AD1" w14:textId="7EF03F37" w:rsidR="00F36A5B" w:rsidRDefault="00461E8C" w:rsidP="00251434">
      <w:pPr>
        <w:numPr>
          <w:ilvl w:val="1"/>
          <w:numId w:val="6"/>
        </w:numPr>
      </w:pPr>
      <w:r>
        <w:t xml:space="preserve">The dataset doesn’t show any </w:t>
      </w:r>
      <w:proofErr w:type="spellStart"/>
      <w:proofErr w:type="gramStart"/>
      <w:r>
        <w:t>colleranity</w:t>
      </w:r>
      <w:proofErr w:type="spellEnd"/>
      <w:proofErr w:type="gramEnd"/>
      <w:r>
        <w:t xml:space="preserve"> but it is important to note that this is a pseudo dataset. </w:t>
      </w:r>
    </w:p>
    <w:p w14:paraId="255460AE" w14:textId="5C28D983" w:rsidR="00461E8C" w:rsidRDefault="002E2377" w:rsidP="00251434">
      <w:pPr>
        <w:numPr>
          <w:ilvl w:val="1"/>
          <w:numId w:val="6"/>
        </w:numPr>
      </w:pPr>
      <w:r>
        <w:t>No interaction between my X and Y.</w:t>
      </w:r>
    </w:p>
    <w:p w14:paraId="342E353A" w14:textId="789082EA" w:rsidR="002E2377" w:rsidRDefault="00211A8A" w:rsidP="00251434">
      <w:pPr>
        <w:numPr>
          <w:ilvl w:val="1"/>
          <w:numId w:val="6"/>
        </w:numPr>
      </w:pPr>
      <w:r>
        <w:t xml:space="preserve">There is an interaction between </w:t>
      </w:r>
      <w:r w:rsidR="003318BF">
        <w:t>water potential, LT and species.</w:t>
      </w:r>
    </w:p>
    <w:p w14:paraId="773614B4" w14:textId="0C45B72C" w:rsidR="003318BF" w:rsidRPr="00085250" w:rsidRDefault="00D30AA2" w:rsidP="00251434">
      <w:pPr>
        <w:numPr>
          <w:ilvl w:val="1"/>
          <w:numId w:val="6"/>
        </w:numPr>
      </w:pPr>
      <w:r>
        <w:t xml:space="preserve">The observations </w:t>
      </w:r>
      <w:r w:rsidR="00251434">
        <w:t>(</w:t>
      </w:r>
      <w:r w:rsidR="008053B5">
        <w:t>our response variable</w:t>
      </w:r>
      <w:r w:rsidR="00251434">
        <w:t xml:space="preserve">) </w:t>
      </w:r>
      <w:r>
        <w:t xml:space="preserve">are independent. </w:t>
      </w:r>
    </w:p>
    <w:p w14:paraId="71B453E6" w14:textId="77777777" w:rsidR="00085250" w:rsidRPr="00085250" w:rsidRDefault="00085250" w:rsidP="00085250">
      <w:pPr>
        <w:numPr>
          <w:ilvl w:val="0"/>
          <w:numId w:val="6"/>
        </w:numPr>
      </w:pPr>
      <w:commentRangeStart w:id="61"/>
      <w:r w:rsidRPr="00085250">
        <w:t>Support with graphs and appropriate statistics:</w:t>
      </w:r>
      <w:commentRangeEnd w:id="61"/>
      <w:r w:rsidR="003216C3">
        <w:rPr>
          <w:rStyle w:val="CommentReference"/>
        </w:rPr>
        <w:commentReference w:id="61"/>
      </w:r>
    </w:p>
    <w:p w14:paraId="2E03A055" w14:textId="77777777" w:rsidR="00085250" w:rsidRDefault="00085250" w:rsidP="00085250">
      <w:pPr>
        <w:numPr>
          <w:ilvl w:val="1"/>
          <w:numId w:val="6"/>
        </w:numPr>
      </w:pPr>
      <w:r w:rsidRPr="00085250">
        <w:t>Histograms, boxplots, scatterplots</w:t>
      </w:r>
    </w:p>
    <w:p w14:paraId="64FFA419" w14:textId="46FBD4BF" w:rsidR="00F35DB8" w:rsidRDefault="00F35DB8" w:rsidP="00085250">
      <w:pPr>
        <w:numPr>
          <w:ilvl w:val="1"/>
          <w:numId w:val="6"/>
        </w:numPr>
      </w:pPr>
      <w:r>
        <w:rPr>
          <w:noProof/>
        </w:rPr>
        <w:drawing>
          <wp:inline distT="0" distB="0" distL="0" distR="0" wp14:anchorId="50F12D96" wp14:editId="461D732F">
            <wp:extent cx="4114800" cy="2578608"/>
            <wp:effectExtent l="0" t="0" r="0" b="0"/>
            <wp:docPr id="5836544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14800" cy="2578608"/>
                    </a:xfrm>
                    <a:prstGeom prst="rect">
                      <a:avLst/>
                    </a:prstGeom>
                    <a:noFill/>
                  </pic:spPr>
                </pic:pic>
              </a:graphicData>
            </a:graphic>
          </wp:inline>
        </w:drawing>
      </w:r>
    </w:p>
    <w:p w14:paraId="065A0714" w14:textId="7FB62FBE" w:rsidR="00C22A5C" w:rsidRDefault="00C22A5C" w:rsidP="00085250">
      <w:pPr>
        <w:numPr>
          <w:ilvl w:val="1"/>
          <w:numId w:val="6"/>
        </w:numPr>
      </w:pPr>
      <w:r>
        <w:rPr>
          <w:noProof/>
        </w:rPr>
        <w:lastRenderedPageBreak/>
        <w:drawing>
          <wp:inline distT="0" distB="0" distL="0" distR="0" wp14:anchorId="722EC7AA" wp14:editId="0B527F0B">
            <wp:extent cx="4114800" cy="2578608"/>
            <wp:effectExtent l="0" t="0" r="0" b="0"/>
            <wp:docPr id="4480133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14800" cy="2578608"/>
                    </a:xfrm>
                    <a:prstGeom prst="rect">
                      <a:avLst/>
                    </a:prstGeom>
                    <a:noFill/>
                  </pic:spPr>
                </pic:pic>
              </a:graphicData>
            </a:graphic>
          </wp:inline>
        </w:drawing>
      </w:r>
    </w:p>
    <w:p w14:paraId="2ED8E99D" w14:textId="73256B00" w:rsidR="009E5177" w:rsidRPr="00085250" w:rsidRDefault="009E5177" w:rsidP="009E5177">
      <w:pPr>
        <w:ind w:left="1440"/>
      </w:pPr>
      <w:r>
        <w:rPr>
          <w:noProof/>
        </w:rPr>
        <w:drawing>
          <wp:inline distT="0" distB="0" distL="0" distR="0" wp14:anchorId="14742D94" wp14:editId="7D86E019">
            <wp:extent cx="4114800" cy="2578608"/>
            <wp:effectExtent l="0" t="0" r="0" b="0"/>
            <wp:docPr id="272842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4800" cy="2578608"/>
                    </a:xfrm>
                    <a:prstGeom prst="rect">
                      <a:avLst/>
                    </a:prstGeom>
                    <a:noFill/>
                  </pic:spPr>
                </pic:pic>
              </a:graphicData>
            </a:graphic>
          </wp:inline>
        </w:drawing>
      </w:r>
    </w:p>
    <w:p w14:paraId="5C2AA76E" w14:textId="77777777" w:rsidR="00085250" w:rsidRDefault="00085250" w:rsidP="00085250">
      <w:pPr>
        <w:numPr>
          <w:ilvl w:val="1"/>
          <w:numId w:val="6"/>
        </w:numPr>
      </w:pPr>
      <w:r w:rsidRPr="00085250">
        <w:t>Outlier detection</w:t>
      </w:r>
    </w:p>
    <w:p w14:paraId="4955A822" w14:textId="39331538" w:rsidR="00A7202E" w:rsidRPr="00085250" w:rsidRDefault="00AC7125" w:rsidP="00085250">
      <w:pPr>
        <w:numPr>
          <w:ilvl w:val="1"/>
          <w:numId w:val="6"/>
        </w:numPr>
      </w:pPr>
      <w:r>
        <w:rPr>
          <w:noProof/>
        </w:rPr>
        <w:lastRenderedPageBreak/>
        <w:drawing>
          <wp:inline distT="0" distB="0" distL="0" distR="0" wp14:anchorId="433B8011" wp14:editId="54F65E6D">
            <wp:extent cx="4114800" cy="2578608"/>
            <wp:effectExtent l="0" t="0" r="0" b="0"/>
            <wp:docPr id="5684420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114800" cy="2578608"/>
                    </a:xfrm>
                    <a:prstGeom prst="rect">
                      <a:avLst/>
                    </a:prstGeom>
                    <a:noFill/>
                  </pic:spPr>
                </pic:pic>
              </a:graphicData>
            </a:graphic>
          </wp:inline>
        </w:drawing>
      </w:r>
    </w:p>
    <w:p w14:paraId="6B661CE5" w14:textId="77777777" w:rsidR="00085250" w:rsidRDefault="00085250" w:rsidP="00085250">
      <w:pPr>
        <w:numPr>
          <w:ilvl w:val="1"/>
          <w:numId w:val="6"/>
        </w:numPr>
      </w:pPr>
      <w:r w:rsidRPr="00085250">
        <w:t>Collinearity checks</w:t>
      </w:r>
    </w:p>
    <w:p w14:paraId="204AA64F" w14:textId="01E50E98" w:rsidR="00181F7C" w:rsidRPr="00085250" w:rsidRDefault="00181F7C" w:rsidP="00085250">
      <w:pPr>
        <w:numPr>
          <w:ilvl w:val="1"/>
          <w:numId w:val="6"/>
        </w:numPr>
      </w:pPr>
      <w:commentRangeStart w:id="62"/>
      <w:r>
        <w:rPr>
          <w:noProof/>
        </w:rPr>
        <w:drawing>
          <wp:inline distT="0" distB="0" distL="0" distR="0" wp14:anchorId="56EE656D" wp14:editId="0A915404">
            <wp:extent cx="4114800" cy="2578608"/>
            <wp:effectExtent l="0" t="0" r="0" b="0"/>
            <wp:docPr id="208102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14800" cy="2578608"/>
                    </a:xfrm>
                    <a:prstGeom prst="rect">
                      <a:avLst/>
                    </a:prstGeom>
                    <a:noFill/>
                  </pic:spPr>
                </pic:pic>
              </a:graphicData>
            </a:graphic>
          </wp:inline>
        </w:drawing>
      </w:r>
      <w:commentRangeEnd w:id="62"/>
      <w:r w:rsidR="00AC465E">
        <w:rPr>
          <w:rStyle w:val="CommentReference"/>
        </w:rPr>
        <w:commentReference w:id="62"/>
      </w:r>
    </w:p>
    <w:p w14:paraId="476F79A6" w14:textId="77777777" w:rsidR="00085250" w:rsidRDefault="00085250" w:rsidP="00085250">
      <w:pPr>
        <w:numPr>
          <w:ilvl w:val="1"/>
          <w:numId w:val="6"/>
        </w:numPr>
      </w:pPr>
      <w:r w:rsidRPr="00085250">
        <w:t>Missing data considerations</w:t>
      </w:r>
    </w:p>
    <w:p w14:paraId="3514B32B" w14:textId="673CC38A" w:rsidR="007539F5" w:rsidRPr="00085250" w:rsidRDefault="007539F5" w:rsidP="007539F5">
      <w:pPr>
        <w:numPr>
          <w:ilvl w:val="2"/>
          <w:numId w:val="6"/>
        </w:numPr>
      </w:pPr>
      <w:r>
        <w:t>No missing data</w:t>
      </w:r>
    </w:p>
    <w:p w14:paraId="1A9AA3E8" w14:textId="77777777" w:rsidR="00085250" w:rsidRPr="00085250" w:rsidRDefault="00085250" w:rsidP="00085250">
      <w:r w:rsidRPr="00085250">
        <w:rPr>
          <w:b/>
          <w:bCs/>
        </w:rPr>
        <w:t> </w:t>
      </w:r>
    </w:p>
    <w:p w14:paraId="398EC383" w14:textId="77777777" w:rsidR="00085250" w:rsidRPr="00085250" w:rsidRDefault="00085250" w:rsidP="00085250">
      <w:pPr>
        <w:numPr>
          <w:ilvl w:val="0"/>
          <w:numId w:val="7"/>
        </w:numPr>
      </w:pPr>
      <w:r w:rsidRPr="00085250">
        <w:rPr>
          <w:b/>
          <w:bCs/>
        </w:rPr>
        <w:t>Highlight Key Patterns (5 points)</w:t>
      </w:r>
    </w:p>
    <w:p w14:paraId="34EF5653" w14:textId="77777777" w:rsidR="00085250" w:rsidRDefault="00085250" w:rsidP="00085250">
      <w:pPr>
        <w:numPr>
          <w:ilvl w:val="0"/>
          <w:numId w:val="8"/>
        </w:numPr>
      </w:pPr>
      <w:r w:rsidRPr="00085250">
        <w:t>Describe the </w:t>
      </w:r>
      <w:r w:rsidRPr="00085250">
        <w:rPr>
          <w:b/>
          <w:bCs/>
        </w:rPr>
        <w:t>main patterns or surprises</w:t>
      </w:r>
      <w:r w:rsidRPr="00085250">
        <w:t> found in your data.</w:t>
      </w:r>
    </w:p>
    <w:p w14:paraId="4E2F885E" w14:textId="02674813" w:rsidR="00541698" w:rsidRPr="00085250" w:rsidRDefault="00315B8D" w:rsidP="00541698">
      <w:pPr>
        <w:numPr>
          <w:ilvl w:val="1"/>
          <w:numId w:val="8"/>
        </w:numPr>
      </w:pPr>
      <w:r>
        <w:t xml:space="preserve">From what I am seeing, I am not seeing any clear pattern in the dataset. But it is good to point out that this is a pseudo dataset and the result will </w:t>
      </w:r>
      <w:proofErr w:type="gramStart"/>
      <w:r>
        <w:t>definitely vary</w:t>
      </w:r>
      <w:proofErr w:type="gramEnd"/>
      <w:r>
        <w:t xml:space="preserve"> when I try with my main dataset.</w:t>
      </w:r>
    </w:p>
    <w:p w14:paraId="5CCF90E8" w14:textId="77777777" w:rsidR="00085250" w:rsidRDefault="00085250" w:rsidP="00085250">
      <w:pPr>
        <w:numPr>
          <w:ilvl w:val="0"/>
          <w:numId w:val="8"/>
        </w:numPr>
      </w:pPr>
      <w:r w:rsidRPr="00085250">
        <w:lastRenderedPageBreak/>
        <w:t>Relate patterns back to your research questions or model expectations.</w:t>
      </w:r>
    </w:p>
    <w:p w14:paraId="1AFF30F3" w14:textId="69245A84" w:rsidR="00315B8D" w:rsidRPr="00085250" w:rsidRDefault="00315B8D" w:rsidP="00315B8D">
      <w:pPr>
        <w:numPr>
          <w:ilvl w:val="1"/>
          <w:numId w:val="8"/>
        </w:numPr>
      </w:pPr>
      <w:r>
        <w:t xml:space="preserve">Based on the result, we </w:t>
      </w:r>
      <w:proofErr w:type="gramStart"/>
      <w:r>
        <w:t>cant</w:t>
      </w:r>
      <w:proofErr w:type="gramEnd"/>
      <w:r>
        <w:t xml:space="preserve"> use leaf functional traits to </w:t>
      </w:r>
      <w:r w:rsidR="007C2520">
        <w:t xml:space="preserve">relate to plant drought behavior. </w:t>
      </w:r>
    </w:p>
    <w:p w14:paraId="21F6FD8F" w14:textId="77777777" w:rsidR="00085250" w:rsidRPr="00085250" w:rsidRDefault="00085250" w:rsidP="00085250">
      <w:r w:rsidRPr="00085250">
        <w:rPr>
          <w:b/>
          <w:bCs/>
        </w:rPr>
        <w:t> </w:t>
      </w:r>
    </w:p>
    <w:sectPr w:rsidR="00085250" w:rsidRPr="0008525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55" w:author="Nelson Arellano" w:date="2025-09-16T09:43:00Z" w:initials="NA">
    <w:p w14:paraId="3B0D93A4" w14:textId="77777777" w:rsidR="0031219A" w:rsidRDefault="0031219A" w:rsidP="0031219A">
      <w:pPr>
        <w:pStyle w:val="CommentText"/>
      </w:pPr>
      <w:r>
        <w:rPr>
          <w:rStyle w:val="CommentReference"/>
        </w:rPr>
        <w:annotationRef/>
      </w:r>
      <w:r>
        <w:t xml:space="preserve">Considering the dataset timeframe, would it be possible to assess this? For most variables, the dataset contains values collected on a single day during summer. However, the dendrometer and precipitation datasets may provide a broader temporal range. Will these two variables be used to assess drought, and then the other variables correlated accordingly for each tree, species, or plot? </w:t>
      </w:r>
    </w:p>
  </w:comment>
  <w:comment w:id="56" w:author="Nelson Arellano" w:date="2025-09-16T10:02:00Z" w:initials="NA">
    <w:p w14:paraId="60125AE0" w14:textId="77777777" w:rsidR="003216C3" w:rsidRDefault="003216C3" w:rsidP="003216C3">
      <w:pPr>
        <w:pStyle w:val="CommentText"/>
      </w:pPr>
      <w:r>
        <w:rPr>
          <w:rStyle w:val="CommentReference"/>
        </w:rPr>
        <w:annotationRef/>
      </w:r>
      <w:r>
        <w:rPr>
          <w:color w:val="EEF0FF"/>
          <w:highlight w:val="black"/>
        </w:rPr>
        <w:t>Leaf spectral measurements for water content rely on absorption features in the near-infrared (NIR) and shortwave infrared (SWIR) regions, particularly at wavelengths around 970 nm, 1200 nm, 1450 nm, 1940 nm, and 1650–1760 nm. These regions are sensitive to water absorption, with the NIR and SWIR bands showing increased reflectance as leaves dehydrate</w:t>
      </w:r>
      <w:r>
        <w:t xml:space="preserve"> </w:t>
      </w:r>
    </w:p>
    <w:p w14:paraId="3B351E6A" w14:textId="77777777" w:rsidR="003216C3" w:rsidRDefault="003216C3" w:rsidP="003216C3">
      <w:pPr>
        <w:pStyle w:val="CommentText"/>
      </w:pPr>
    </w:p>
    <w:p w14:paraId="1EBD5302" w14:textId="77777777" w:rsidR="003216C3" w:rsidRDefault="003216C3" w:rsidP="003216C3">
      <w:pPr>
        <w:pStyle w:val="CommentText"/>
      </w:pPr>
      <w:r>
        <w:rPr>
          <w:color w:val="EEF0FF"/>
          <w:highlight w:val="black"/>
        </w:rPr>
        <w:t>Spectral indices that highlight leaf water content are: </w:t>
      </w:r>
      <w:hyperlink r:id="rId1" w:history="1">
        <w:r w:rsidRPr="00573396">
          <w:rPr>
            <w:rStyle w:val="Hyperlink"/>
            <w:highlight w:val="black"/>
          </w:rPr>
          <w:t>Water Index (WI)</w:t>
        </w:r>
      </w:hyperlink>
      <w:r>
        <w:rPr>
          <w:color w:val="EEF0FF"/>
          <w:highlight w:val="black"/>
        </w:rPr>
        <w:t>, </w:t>
      </w:r>
      <w:hyperlink r:id="rId2" w:history="1">
        <w:r w:rsidRPr="00573396">
          <w:rPr>
            <w:rStyle w:val="Hyperlink"/>
            <w:highlight w:val="black"/>
          </w:rPr>
          <w:t>Normalized Difference Infrared Index (NDII)</w:t>
        </w:r>
      </w:hyperlink>
      <w:r>
        <w:rPr>
          <w:color w:val="EEF0FF"/>
          <w:highlight w:val="black"/>
        </w:rPr>
        <w:t>, and </w:t>
      </w:r>
      <w:hyperlink r:id="rId3" w:history="1">
        <w:r w:rsidRPr="00573396">
          <w:rPr>
            <w:rStyle w:val="Hyperlink"/>
            <w:highlight w:val="black"/>
          </w:rPr>
          <w:t>Moisture Stress Index (MSI)</w:t>
        </w:r>
      </w:hyperlink>
      <w:r>
        <w:rPr>
          <w:color w:val="EEF0FF"/>
          <w:highlight w:val="black"/>
        </w:rPr>
        <w:t>. </w:t>
      </w:r>
      <w:r>
        <w:t xml:space="preserve"> </w:t>
      </w:r>
    </w:p>
  </w:comment>
  <w:comment w:id="57" w:author="Nelson Arellano" w:date="2025-09-16T10:05:00Z" w:initials="NA">
    <w:p w14:paraId="6384BCAF" w14:textId="77777777" w:rsidR="003216C3" w:rsidRDefault="003216C3" w:rsidP="003216C3">
      <w:pPr>
        <w:pStyle w:val="CommentText"/>
      </w:pPr>
      <w:r>
        <w:rPr>
          <w:rStyle w:val="CommentReference"/>
        </w:rPr>
        <w:annotationRef/>
      </w:r>
      <w:r>
        <w:t xml:space="preserve">To establish the relationship between spectral data and other water-related variables (LT, MPa, LWC), the connections will likely be highlighted using spectral indices. </w:t>
      </w:r>
    </w:p>
  </w:comment>
  <w:comment w:id="61" w:author="Nelson Arellano" w:date="2025-09-16T09:55:00Z" w:initials="NA">
    <w:p w14:paraId="5435644B" w14:textId="34627107" w:rsidR="003216C3" w:rsidRDefault="003216C3" w:rsidP="003216C3">
      <w:pPr>
        <w:pStyle w:val="CommentText"/>
      </w:pPr>
      <w:r>
        <w:rPr>
          <w:rStyle w:val="CommentReference"/>
        </w:rPr>
        <w:annotationRef/>
      </w:r>
      <w:r>
        <w:t xml:space="preserve">These graphs will help to identify the trends for each variable and across variables. The statistical exploration for each variable would be interesting to conduct across species, across plots and stress level, (eg. 3 boxplots of predawn water potential across specie, plots and stress) </w:t>
      </w:r>
    </w:p>
  </w:comment>
  <w:comment w:id="62" w:author="Nelson Arellano" w:date="2025-09-16T10:13:00Z" w:initials="NA">
    <w:p w14:paraId="6EAF7135" w14:textId="77777777" w:rsidR="00AC465E" w:rsidRDefault="00AC465E" w:rsidP="00AC465E">
      <w:pPr>
        <w:pStyle w:val="CommentText"/>
      </w:pPr>
      <w:r>
        <w:rPr>
          <w:rStyle w:val="CommentReference"/>
        </w:rPr>
        <w:annotationRef/>
      </w:r>
      <w:r>
        <w:t xml:space="preserve">Collinearity analysis will be applied after understanding the intrinsic correlations among variables across species, plots, and stress indices. It will be important to define which specific variables are to be correlated (e.g., water-related variables vs. spectral data, dendrometer stress index, vegetation indexes derived from spectra?). Additionally, the period of analysis should be clearly identified, since most data were collected in summer while some variables span multiple seasons.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B0D93A4" w15:done="0"/>
  <w15:commentEx w15:paraId="1EBD5302" w15:done="0"/>
  <w15:commentEx w15:paraId="6384BCAF" w15:paraIdParent="1EBD5302" w15:done="0"/>
  <w15:commentEx w15:paraId="5435644B" w15:done="0"/>
  <w15:commentEx w15:paraId="6EAF713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9D79F5F" w16cex:dateUtc="2025-09-16T16:43:00Z"/>
  <w16cex:commentExtensible w16cex:durableId="6F03C98C" w16cex:dateUtc="2025-09-16T17:02:00Z"/>
  <w16cex:commentExtensible w16cex:durableId="30EECA37" w16cex:dateUtc="2025-09-16T17:05:00Z"/>
  <w16cex:commentExtensible w16cex:durableId="29CDB13A" w16cex:dateUtc="2025-09-16T16:55:00Z"/>
  <w16cex:commentExtensible w16cex:durableId="1EDBFCC0" w16cex:dateUtc="2025-09-16T17: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B0D93A4" w16cid:durableId="59D79F5F"/>
  <w16cid:commentId w16cid:paraId="1EBD5302" w16cid:durableId="6F03C98C"/>
  <w16cid:commentId w16cid:paraId="6384BCAF" w16cid:durableId="30EECA37"/>
  <w16cid:commentId w16cid:paraId="5435644B" w16cid:durableId="29CDB13A"/>
  <w16cid:commentId w16cid:paraId="6EAF7135" w16cid:durableId="1EDBFCC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Lucida Console">
    <w:panose1 w:val="020B0609040504020204"/>
    <w:charset w:val="00"/>
    <w:family w:val="modern"/>
    <w:pitch w:val="fixed"/>
    <w:sig w:usb0="8000028F" w:usb1="00001800" w:usb2="00000000" w:usb3="00000000" w:csb0="0000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01BB9"/>
    <w:multiLevelType w:val="multilevel"/>
    <w:tmpl w:val="AF1E93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501DE"/>
    <w:multiLevelType w:val="multilevel"/>
    <w:tmpl w:val="A5E262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3F947C7"/>
    <w:multiLevelType w:val="multilevel"/>
    <w:tmpl w:val="E05A6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C07533F"/>
    <w:multiLevelType w:val="multilevel"/>
    <w:tmpl w:val="C29C9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3562E7"/>
    <w:multiLevelType w:val="multilevel"/>
    <w:tmpl w:val="12B8A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634BCB"/>
    <w:multiLevelType w:val="multilevel"/>
    <w:tmpl w:val="CBE0FF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772559B"/>
    <w:multiLevelType w:val="multilevel"/>
    <w:tmpl w:val="C2002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6A226B"/>
    <w:multiLevelType w:val="multilevel"/>
    <w:tmpl w:val="19A2B44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29164B"/>
    <w:multiLevelType w:val="multilevel"/>
    <w:tmpl w:val="F4C00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69E0DB6"/>
    <w:multiLevelType w:val="multilevel"/>
    <w:tmpl w:val="56C42E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1CA29E5"/>
    <w:multiLevelType w:val="multilevel"/>
    <w:tmpl w:val="D5FA8A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3750C3"/>
    <w:multiLevelType w:val="multilevel"/>
    <w:tmpl w:val="16203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6727746">
    <w:abstractNumId w:val="2"/>
  </w:num>
  <w:num w:numId="2" w16cid:durableId="1194148876">
    <w:abstractNumId w:val="10"/>
  </w:num>
  <w:num w:numId="3" w16cid:durableId="1385132038">
    <w:abstractNumId w:val="4"/>
  </w:num>
  <w:num w:numId="4" w16cid:durableId="89937286">
    <w:abstractNumId w:val="9"/>
  </w:num>
  <w:num w:numId="5" w16cid:durableId="1557472524">
    <w:abstractNumId w:val="5"/>
  </w:num>
  <w:num w:numId="6" w16cid:durableId="2011326441">
    <w:abstractNumId w:val="0"/>
  </w:num>
  <w:num w:numId="7" w16cid:durableId="953445168">
    <w:abstractNumId w:val="1"/>
  </w:num>
  <w:num w:numId="8" w16cid:durableId="2070221976">
    <w:abstractNumId w:val="8"/>
  </w:num>
  <w:num w:numId="9" w16cid:durableId="974602390">
    <w:abstractNumId w:val="7"/>
  </w:num>
  <w:num w:numId="10" w16cid:durableId="602877448">
    <w:abstractNumId w:val="11"/>
  </w:num>
  <w:num w:numId="11" w16cid:durableId="1180661310">
    <w:abstractNumId w:val="3"/>
  </w:num>
  <w:num w:numId="12" w16cid:durableId="1077477584">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elson Arellano">
    <w15:presenceInfo w15:providerId="AD" w15:userId="S::Paul.Arellano@nau.edu::4edec5c7-9d91-4b48-9ec2-6daebb68071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0B1"/>
    <w:rsid w:val="00001308"/>
    <w:rsid w:val="00017241"/>
    <w:rsid w:val="00032510"/>
    <w:rsid w:val="00041827"/>
    <w:rsid w:val="00085250"/>
    <w:rsid w:val="000C233A"/>
    <w:rsid w:val="000C48DA"/>
    <w:rsid w:val="000E6369"/>
    <w:rsid w:val="000F2CC8"/>
    <w:rsid w:val="00115315"/>
    <w:rsid w:val="00144A62"/>
    <w:rsid w:val="00181F7C"/>
    <w:rsid w:val="001B08F3"/>
    <w:rsid w:val="001C4B93"/>
    <w:rsid w:val="001E0D4F"/>
    <w:rsid w:val="001F00B1"/>
    <w:rsid w:val="00211A8A"/>
    <w:rsid w:val="00251434"/>
    <w:rsid w:val="00260E75"/>
    <w:rsid w:val="00285571"/>
    <w:rsid w:val="00287AB3"/>
    <w:rsid w:val="00287DB7"/>
    <w:rsid w:val="002B03EE"/>
    <w:rsid w:val="002E2377"/>
    <w:rsid w:val="002E517C"/>
    <w:rsid w:val="002F1E44"/>
    <w:rsid w:val="002F4ECF"/>
    <w:rsid w:val="003073D9"/>
    <w:rsid w:val="0031219A"/>
    <w:rsid w:val="00315B8D"/>
    <w:rsid w:val="003216C3"/>
    <w:rsid w:val="003318BF"/>
    <w:rsid w:val="00332DEC"/>
    <w:rsid w:val="00347098"/>
    <w:rsid w:val="00374C56"/>
    <w:rsid w:val="0039738B"/>
    <w:rsid w:val="003A1722"/>
    <w:rsid w:val="003A3D07"/>
    <w:rsid w:val="003A4320"/>
    <w:rsid w:val="003B7436"/>
    <w:rsid w:val="003C6BB7"/>
    <w:rsid w:val="003D3186"/>
    <w:rsid w:val="003F2313"/>
    <w:rsid w:val="004123B0"/>
    <w:rsid w:val="00444C26"/>
    <w:rsid w:val="00461E8C"/>
    <w:rsid w:val="004D447C"/>
    <w:rsid w:val="004D77E8"/>
    <w:rsid w:val="005155B3"/>
    <w:rsid w:val="00535549"/>
    <w:rsid w:val="00541698"/>
    <w:rsid w:val="0054651B"/>
    <w:rsid w:val="005732E2"/>
    <w:rsid w:val="005E6D4C"/>
    <w:rsid w:val="005F1A9E"/>
    <w:rsid w:val="00601F93"/>
    <w:rsid w:val="00620820"/>
    <w:rsid w:val="00636457"/>
    <w:rsid w:val="00642E31"/>
    <w:rsid w:val="00650657"/>
    <w:rsid w:val="006630B2"/>
    <w:rsid w:val="006649D2"/>
    <w:rsid w:val="006654B1"/>
    <w:rsid w:val="00671554"/>
    <w:rsid w:val="00672FB3"/>
    <w:rsid w:val="00682D11"/>
    <w:rsid w:val="006F6B5C"/>
    <w:rsid w:val="007411B9"/>
    <w:rsid w:val="007537EE"/>
    <w:rsid w:val="007539F5"/>
    <w:rsid w:val="00772354"/>
    <w:rsid w:val="007B6DD5"/>
    <w:rsid w:val="007C0149"/>
    <w:rsid w:val="007C2520"/>
    <w:rsid w:val="007E5A2B"/>
    <w:rsid w:val="007E623F"/>
    <w:rsid w:val="007F79DB"/>
    <w:rsid w:val="008017A3"/>
    <w:rsid w:val="008053B5"/>
    <w:rsid w:val="00824B71"/>
    <w:rsid w:val="0083115C"/>
    <w:rsid w:val="00831988"/>
    <w:rsid w:val="00845C23"/>
    <w:rsid w:val="00846683"/>
    <w:rsid w:val="008822B9"/>
    <w:rsid w:val="0089331C"/>
    <w:rsid w:val="008C1CBD"/>
    <w:rsid w:val="008D159B"/>
    <w:rsid w:val="008E35B7"/>
    <w:rsid w:val="008E5208"/>
    <w:rsid w:val="0090388B"/>
    <w:rsid w:val="0092718E"/>
    <w:rsid w:val="00934EBA"/>
    <w:rsid w:val="00942F51"/>
    <w:rsid w:val="009504CB"/>
    <w:rsid w:val="00970F2B"/>
    <w:rsid w:val="009E5177"/>
    <w:rsid w:val="00A01F18"/>
    <w:rsid w:val="00A143D3"/>
    <w:rsid w:val="00A17B8B"/>
    <w:rsid w:val="00A32EED"/>
    <w:rsid w:val="00A3712B"/>
    <w:rsid w:val="00A44AA4"/>
    <w:rsid w:val="00A664DB"/>
    <w:rsid w:val="00A7202E"/>
    <w:rsid w:val="00A95327"/>
    <w:rsid w:val="00AB473F"/>
    <w:rsid w:val="00AC0CFD"/>
    <w:rsid w:val="00AC465E"/>
    <w:rsid w:val="00AC7125"/>
    <w:rsid w:val="00AD0F07"/>
    <w:rsid w:val="00AE2D78"/>
    <w:rsid w:val="00AE371D"/>
    <w:rsid w:val="00B04DD6"/>
    <w:rsid w:val="00B35B4A"/>
    <w:rsid w:val="00B72BA4"/>
    <w:rsid w:val="00B9276D"/>
    <w:rsid w:val="00C038B9"/>
    <w:rsid w:val="00C12DBA"/>
    <w:rsid w:val="00C22A5C"/>
    <w:rsid w:val="00C31794"/>
    <w:rsid w:val="00C33495"/>
    <w:rsid w:val="00C54464"/>
    <w:rsid w:val="00C54675"/>
    <w:rsid w:val="00CE4BEE"/>
    <w:rsid w:val="00D142A6"/>
    <w:rsid w:val="00D30AA2"/>
    <w:rsid w:val="00D42BD7"/>
    <w:rsid w:val="00D6640D"/>
    <w:rsid w:val="00DA76B4"/>
    <w:rsid w:val="00E62742"/>
    <w:rsid w:val="00E67935"/>
    <w:rsid w:val="00E74FD3"/>
    <w:rsid w:val="00EC3546"/>
    <w:rsid w:val="00EC7D38"/>
    <w:rsid w:val="00F03597"/>
    <w:rsid w:val="00F07562"/>
    <w:rsid w:val="00F35DB8"/>
    <w:rsid w:val="00F36A5B"/>
    <w:rsid w:val="00F5017A"/>
    <w:rsid w:val="00F941E2"/>
    <w:rsid w:val="00FA54CF"/>
    <w:rsid w:val="00FD1356"/>
    <w:rsid w:val="00FF4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DA9E5"/>
  <w15:chartTrackingRefBased/>
  <w15:docId w15:val="{AC8E1DBA-7B6F-4F2E-AD3A-AD8D5B5F9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00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00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00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00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00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00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0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0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0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00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00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00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00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00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00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0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0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0B1"/>
    <w:rPr>
      <w:rFonts w:eastAsiaTheme="majorEastAsia" w:cstheme="majorBidi"/>
      <w:color w:val="272727" w:themeColor="text1" w:themeTint="D8"/>
    </w:rPr>
  </w:style>
  <w:style w:type="paragraph" w:styleId="Title">
    <w:name w:val="Title"/>
    <w:basedOn w:val="Normal"/>
    <w:next w:val="Normal"/>
    <w:link w:val="TitleChar"/>
    <w:uiPriority w:val="10"/>
    <w:qFormat/>
    <w:rsid w:val="001F00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0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0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0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0B1"/>
    <w:pPr>
      <w:spacing w:before="160"/>
      <w:jc w:val="center"/>
    </w:pPr>
    <w:rPr>
      <w:i/>
      <w:iCs/>
      <w:color w:val="404040" w:themeColor="text1" w:themeTint="BF"/>
    </w:rPr>
  </w:style>
  <w:style w:type="character" w:customStyle="1" w:styleId="QuoteChar">
    <w:name w:val="Quote Char"/>
    <w:basedOn w:val="DefaultParagraphFont"/>
    <w:link w:val="Quote"/>
    <w:uiPriority w:val="29"/>
    <w:rsid w:val="001F00B1"/>
    <w:rPr>
      <w:i/>
      <w:iCs/>
      <w:color w:val="404040" w:themeColor="text1" w:themeTint="BF"/>
    </w:rPr>
  </w:style>
  <w:style w:type="paragraph" w:styleId="ListParagraph">
    <w:name w:val="List Paragraph"/>
    <w:basedOn w:val="Normal"/>
    <w:uiPriority w:val="34"/>
    <w:qFormat/>
    <w:rsid w:val="001F00B1"/>
    <w:pPr>
      <w:ind w:left="720"/>
      <w:contextualSpacing/>
    </w:pPr>
  </w:style>
  <w:style w:type="character" w:styleId="IntenseEmphasis">
    <w:name w:val="Intense Emphasis"/>
    <w:basedOn w:val="DefaultParagraphFont"/>
    <w:uiPriority w:val="21"/>
    <w:qFormat/>
    <w:rsid w:val="001F00B1"/>
    <w:rPr>
      <w:i/>
      <w:iCs/>
      <w:color w:val="0F4761" w:themeColor="accent1" w:themeShade="BF"/>
    </w:rPr>
  </w:style>
  <w:style w:type="paragraph" w:styleId="IntenseQuote">
    <w:name w:val="Intense Quote"/>
    <w:basedOn w:val="Normal"/>
    <w:next w:val="Normal"/>
    <w:link w:val="IntenseQuoteChar"/>
    <w:uiPriority w:val="30"/>
    <w:qFormat/>
    <w:rsid w:val="001F00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0B1"/>
    <w:rPr>
      <w:i/>
      <w:iCs/>
      <w:color w:val="0F4761" w:themeColor="accent1" w:themeShade="BF"/>
    </w:rPr>
  </w:style>
  <w:style w:type="character" w:styleId="IntenseReference">
    <w:name w:val="Intense Reference"/>
    <w:basedOn w:val="DefaultParagraphFont"/>
    <w:uiPriority w:val="32"/>
    <w:qFormat/>
    <w:rsid w:val="001F00B1"/>
    <w:rPr>
      <w:b/>
      <w:bCs/>
      <w:smallCaps/>
      <w:color w:val="0F4761" w:themeColor="accent1" w:themeShade="BF"/>
      <w:spacing w:val="5"/>
    </w:rPr>
  </w:style>
  <w:style w:type="table" w:styleId="TableGrid">
    <w:name w:val="Table Grid"/>
    <w:basedOn w:val="TableNormal"/>
    <w:uiPriority w:val="39"/>
    <w:rsid w:val="00D664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3115C"/>
    <w:rPr>
      <w:rFonts w:ascii="Times New Roman" w:hAnsi="Times New Roman" w:cs="Times New Roman"/>
    </w:rPr>
  </w:style>
  <w:style w:type="paragraph" w:styleId="HTMLPreformatted">
    <w:name w:val="HTML Preformatted"/>
    <w:basedOn w:val="Normal"/>
    <w:link w:val="HTMLPreformattedChar"/>
    <w:uiPriority w:val="99"/>
    <w:semiHidden/>
    <w:unhideWhenUsed/>
    <w:rsid w:val="0000130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01308"/>
    <w:rPr>
      <w:rFonts w:ascii="Consolas" w:hAnsi="Consolas"/>
      <w:sz w:val="20"/>
      <w:szCs w:val="20"/>
    </w:rPr>
  </w:style>
  <w:style w:type="paragraph" w:styleId="Revision">
    <w:name w:val="Revision"/>
    <w:hidden/>
    <w:uiPriority w:val="99"/>
    <w:semiHidden/>
    <w:rsid w:val="007B6DD5"/>
    <w:pPr>
      <w:spacing w:after="0" w:line="240" w:lineRule="auto"/>
    </w:pPr>
  </w:style>
  <w:style w:type="character" w:styleId="CommentReference">
    <w:name w:val="annotation reference"/>
    <w:basedOn w:val="DefaultParagraphFont"/>
    <w:uiPriority w:val="99"/>
    <w:semiHidden/>
    <w:unhideWhenUsed/>
    <w:rsid w:val="0031219A"/>
    <w:rPr>
      <w:sz w:val="16"/>
      <w:szCs w:val="16"/>
    </w:rPr>
  </w:style>
  <w:style w:type="paragraph" w:styleId="CommentText">
    <w:name w:val="annotation text"/>
    <w:basedOn w:val="Normal"/>
    <w:link w:val="CommentTextChar"/>
    <w:uiPriority w:val="99"/>
    <w:unhideWhenUsed/>
    <w:rsid w:val="0031219A"/>
    <w:pPr>
      <w:spacing w:line="240" w:lineRule="auto"/>
    </w:pPr>
    <w:rPr>
      <w:sz w:val="20"/>
      <w:szCs w:val="20"/>
    </w:rPr>
  </w:style>
  <w:style w:type="character" w:customStyle="1" w:styleId="CommentTextChar">
    <w:name w:val="Comment Text Char"/>
    <w:basedOn w:val="DefaultParagraphFont"/>
    <w:link w:val="CommentText"/>
    <w:uiPriority w:val="99"/>
    <w:rsid w:val="0031219A"/>
    <w:rPr>
      <w:sz w:val="20"/>
      <w:szCs w:val="20"/>
    </w:rPr>
  </w:style>
  <w:style w:type="paragraph" w:styleId="CommentSubject">
    <w:name w:val="annotation subject"/>
    <w:basedOn w:val="CommentText"/>
    <w:next w:val="CommentText"/>
    <w:link w:val="CommentSubjectChar"/>
    <w:uiPriority w:val="99"/>
    <w:semiHidden/>
    <w:unhideWhenUsed/>
    <w:rsid w:val="0031219A"/>
    <w:rPr>
      <w:b/>
      <w:bCs/>
    </w:rPr>
  </w:style>
  <w:style w:type="character" w:customStyle="1" w:styleId="CommentSubjectChar">
    <w:name w:val="Comment Subject Char"/>
    <w:basedOn w:val="CommentTextChar"/>
    <w:link w:val="CommentSubject"/>
    <w:uiPriority w:val="99"/>
    <w:semiHidden/>
    <w:rsid w:val="0031219A"/>
    <w:rPr>
      <w:b/>
      <w:bCs/>
      <w:sz w:val="20"/>
      <w:szCs w:val="20"/>
    </w:rPr>
  </w:style>
  <w:style w:type="character" w:styleId="Hyperlink">
    <w:name w:val="Hyperlink"/>
    <w:basedOn w:val="DefaultParagraphFont"/>
    <w:uiPriority w:val="99"/>
    <w:unhideWhenUsed/>
    <w:rsid w:val="003216C3"/>
    <w:rPr>
      <w:color w:val="467886" w:themeColor="hyperlink"/>
      <w:u w:val="single"/>
    </w:rPr>
  </w:style>
  <w:style w:type="character" w:styleId="UnresolvedMention">
    <w:name w:val="Unresolved Mention"/>
    <w:basedOn w:val="DefaultParagraphFont"/>
    <w:uiPriority w:val="99"/>
    <w:semiHidden/>
    <w:unhideWhenUsed/>
    <w:rsid w:val="003216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07574">
      <w:bodyDiv w:val="1"/>
      <w:marLeft w:val="0"/>
      <w:marRight w:val="0"/>
      <w:marTop w:val="0"/>
      <w:marBottom w:val="0"/>
      <w:divBdr>
        <w:top w:val="none" w:sz="0" w:space="0" w:color="auto"/>
        <w:left w:val="none" w:sz="0" w:space="0" w:color="auto"/>
        <w:bottom w:val="none" w:sz="0" w:space="0" w:color="auto"/>
        <w:right w:val="none" w:sz="0" w:space="0" w:color="auto"/>
      </w:divBdr>
    </w:div>
    <w:div w:id="104816889">
      <w:bodyDiv w:val="1"/>
      <w:marLeft w:val="0"/>
      <w:marRight w:val="0"/>
      <w:marTop w:val="0"/>
      <w:marBottom w:val="0"/>
      <w:divBdr>
        <w:top w:val="none" w:sz="0" w:space="0" w:color="auto"/>
        <w:left w:val="none" w:sz="0" w:space="0" w:color="auto"/>
        <w:bottom w:val="none" w:sz="0" w:space="0" w:color="auto"/>
        <w:right w:val="none" w:sz="0" w:space="0" w:color="auto"/>
      </w:divBdr>
    </w:div>
    <w:div w:id="151606807">
      <w:bodyDiv w:val="1"/>
      <w:marLeft w:val="0"/>
      <w:marRight w:val="0"/>
      <w:marTop w:val="0"/>
      <w:marBottom w:val="0"/>
      <w:divBdr>
        <w:top w:val="none" w:sz="0" w:space="0" w:color="auto"/>
        <w:left w:val="none" w:sz="0" w:space="0" w:color="auto"/>
        <w:bottom w:val="none" w:sz="0" w:space="0" w:color="auto"/>
        <w:right w:val="none" w:sz="0" w:space="0" w:color="auto"/>
      </w:divBdr>
    </w:div>
    <w:div w:id="167404155">
      <w:bodyDiv w:val="1"/>
      <w:marLeft w:val="0"/>
      <w:marRight w:val="0"/>
      <w:marTop w:val="0"/>
      <w:marBottom w:val="0"/>
      <w:divBdr>
        <w:top w:val="none" w:sz="0" w:space="0" w:color="auto"/>
        <w:left w:val="none" w:sz="0" w:space="0" w:color="auto"/>
        <w:bottom w:val="none" w:sz="0" w:space="0" w:color="auto"/>
        <w:right w:val="none" w:sz="0" w:space="0" w:color="auto"/>
      </w:divBdr>
    </w:div>
    <w:div w:id="250361782">
      <w:bodyDiv w:val="1"/>
      <w:marLeft w:val="0"/>
      <w:marRight w:val="0"/>
      <w:marTop w:val="0"/>
      <w:marBottom w:val="0"/>
      <w:divBdr>
        <w:top w:val="none" w:sz="0" w:space="0" w:color="auto"/>
        <w:left w:val="none" w:sz="0" w:space="0" w:color="auto"/>
        <w:bottom w:val="none" w:sz="0" w:space="0" w:color="auto"/>
        <w:right w:val="none" w:sz="0" w:space="0" w:color="auto"/>
      </w:divBdr>
    </w:div>
    <w:div w:id="268590643">
      <w:bodyDiv w:val="1"/>
      <w:marLeft w:val="0"/>
      <w:marRight w:val="0"/>
      <w:marTop w:val="0"/>
      <w:marBottom w:val="0"/>
      <w:divBdr>
        <w:top w:val="none" w:sz="0" w:space="0" w:color="auto"/>
        <w:left w:val="none" w:sz="0" w:space="0" w:color="auto"/>
        <w:bottom w:val="none" w:sz="0" w:space="0" w:color="auto"/>
        <w:right w:val="none" w:sz="0" w:space="0" w:color="auto"/>
      </w:divBdr>
    </w:div>
    <w:div w:id="271671094">
      <w:bodyDiv w:val="1"/>
      <w:marLeft w:val="0"/>
      <w:marRight w:val="0"/>
      <w:marTop w:val="0"/>
      <w:marBottom w:val="0"/>
      <w:divBdr>
        <w:top w:val="none" w:sz="0" w:space="0" w:color="auto"/>
        <w:left w:val="none" w:sz="0" w:space="0" w:color="auto"/>
        <w:bottom w:val="none" w:sz="0" w:space="0" w:color="auto"/>
        <w:right w:val="none" w:sz="0" w:space="0" w:color="auto"/>
      </w:divBdr>
    </w:div>
    <w:div w:id="275064006">
      <w:bodyDiv w:val="1"/>
      <w:marLeft w:val="0"/>
      <w:marRight w:val="0"/>
      <w:marTop w:val="0"/>
      <w:marBottom w:val="0"/>
      <w:divBdr>
        <w:top w:val="none" w:sz="0" w:space="0" w:color="auto"/>
        <w:left w:val="none" w:sz="0" w:space="0" w:color="auto"/>
        <w:bottom w:val="none" w:sz="0" w:space="0" w:color="auto"/>
        <w:right w:val="none" w:sz="0" w:space="0" w:color="auto"/>
      </w:divBdr>
    </w:div>
    <w:div w:id="329911904">
      <w:bodyDiv w:val="1"/>
      <w:marLeft w:val="0"/>
      <w:marRight w:val="0"/>
      <w:marTop w:val="0"/>
      <w:marBottom w:val="0"/>
      <w:divBdr>
        <w:top w:val="none" w:sz="0" w:space="0" w:color="auto"/>
        <w:left w:val="none" w:sz="0" w:space="0" w:color="auto"/>
        <w:bottom w:val="none" w:sz="0" w:space="0" w:color="auto"/>
        <w:right w:val="none" w:sz="0" w:space="0" w:color="auto"/>
      </w:divBdr>
    </w:div>
    <w:div w:id="430005777">
      <w:bodyDiv w:val="1"/>
      <w:marLeft w:val="0"/>
      <w:marRight w:val="0"/>
      <w:marTop w:val="0"/>
      <w:marBottom w:val="0"/>
      <w:divBdr>
        <w:top w:val="none" w:sz="0" w:space="0" w:color="auto"/>
        <w:left w:val="none" w:sz="0" w:space="0" w:color="auto"/>
        <w:bottom w:val="none" w:sz="0" w:space="0" w:color="auto"/>
        <w:right w:val="none" w:sz="0" w:space="0" w:color="auto"/>
      </w:divBdr>
    </w:div>
    <w:div w:id="499584186">
      <w:bodyDiv w:val="1"/>
      <w:marLeft w:val="0"/>
      <w:marRight w:val="0"/>
      <w:marTop w:val="0"/>
      <w:marBottom w:val="0"/>
      <w:divBdr>
        <w:top w:val="none" w:sz="0" w:space="0" w:color="auto"/>
        <w:left w:val="none" w:sz="0" w:space="0" w:color="auto"/>
        <w:bottom w:val="none" w:sz="0" w:space="0" w:color="auto"/>
        <w:right w:val="none" w:sz="0" w:space="0" w:color="auto"/>
      </w:divBdr>
    </w:div>
    <w:div w:id="694690586">
      <w:bodyDiv w:val="1"/>
      <w:marLeft w:val="0"/>
      <w:marRight w:val="0"/>
      <w:marTop w:val="0"/>
      <w:marBottom w:val="0"/>
      <w:divBdr>
        <w:top w:val="none" w:sz="0" w:space="0" w:color="auto"/>
        <w:left w:val="none" w:sz="0" w:space="0" w:color="auto"/>
        <w:bottom w:val="none" w:sz="0" w:space="0" w:color="auto"/>
        <w:right w:val="none" w:sz="0" w:space="0" w:color="auto"/>
      </w:divBdr>
    </w:div>
    <w:div w:id="798305521">
      <w:bodyDiv w:val="1"/>
      <w:marLeft w:val="0"/>
      <w:marRight w:val="0"/>
      <w:marTop w:val="0"/>
      <w:marBottom w:val="0"/>
      <w:divBdr>
        <w:top w:val="none" w:sz="0" w:space="0" w:color="auto"/>
        <w:left w:val="none" w:sz="0" w:space="0" w:color="auto"/>
        <w:bottom w:val="none" w:sz="0" w:space="0" w:color="auto"/>
        <w:right w:val="none" w:sz="0" w:space="0" w:color="auto"/>
      </w:divBdr>
    </w:div>
    <w:div w:id="877010928">
      <w:bodyDiv w:val="1"/>
      <w:marLeft w:val="0"/>
      <w:marRight w:val="0"/>
      <w:marTop w:val="0"/>
      <w:marBottom w:val="0"/>
      <w:divBdr>
        <w:top w:val="none" w:sz="0" w:space="0" w:color="auto"/>
        <w:left w:val="none" w:sz="0" w:space="0" w:color="auto"/>
        <w:bottom w:val="none" w:sz="0" w:space="0" w:color="auto"/>
        <w:right w:val="none" w:sz="0" w:space="0" w:color="auto"/>
      </w:divBdr>
    </w:div>
    <w:div w:id="910702442">
      <w:bodyDiv w:val="1"/>
      <w:marLeft w:val="0"/>
      <w:marRight w:val="0"/>
      <w:marTop w:val="0"/>
      <w:marBottom w:val="0"/>
      <w:divBdr>
        <w:top w:val="none" w:sz="0" w:space="0" w:color="auto"/>
        <w:left w:val="none" w:sz="0" w:space="0" w:color="auto"/>
        <w:bottom w:val="none" w:sz="0" w:space="0" w:color="auto"/>
        <w:right w:val="none" w:sz="0" w:space="0" w:color="auto"/>
      </w:divBdr>
    </w:div>
    <w:div w:id="1075199974">
      <w:bodyDiv w:val="1"/>
      <w:marLeft w:val="0"/>
      <w:marRight w:val="0"/>
      <w:marTop w:val="0"/>
      <w:marBottom w:val="0"/>
      <w:divBdr>
        <w:top w:val="none" w:sz="0" w:space="0" w:color="auto"/>
        <w:left w:val="none" w:sz="0" w:space="0" w:color="auto"/>
        <w:bottom w:val="none" w:sz="0" w:space="0" w:color="auto"/>
        <w:right w:val="none" w:sz="0" w:space="0" w:color="auto"/>
      </w:divBdr>
    </w:div>
    <w:div w:id="1105812544">
      <w:bodyDiv w:val="1"/>
      <w:marLeft w:val="0"/>
      <w:marRight w:val="0"/>
      <w:marTop w:val="0"/>
      <w:marBottom w:val="0"/>
      <w:divBdr>
        <w:top w:val="none" w:sz="0" w:space="0" w:color="auto"/>
        <w:left w:val="none" w:sz="0" w:space="0" w:color="auto"/>
        <w:bottom w:val="none" w:sz="0" w:space="0" w:color="auto"/>
        <w:right w:val="none" w:sz="0" w:space="0" w:color="auto"/>
      </w:divBdr>
    </w:div>
    <w:div w:id="1113552641">
      <w:bodyDiv w:val="1"/>
      <w:marLeft w:val="0"/>
      <w:marRight w:val="0"/>
      <w:marTop w:val="0"/>
      <w:marBottom w:val="0"/>
      <w:divBdr>
        <w:top w:val="none" w:sz="0" w:space="0" w:color="auto"/>
        <w:left w:val="none" w:sz="0" w:space="0" w:color="auto"/>
        <w:bottom w:val="none" w:sz="0" w:space="0" w:color="auto"/>
        <w:right w:val="none" w:sz="0" w:space="0" w:color="auto"/>
      </w:divBdr>
    </w:div>
    <w:div w:id="1248265707">
      <w:bodyDiv w:val="1"/>
      <w:marLeft w:val="0"/>
      <w:marRight w:val="0"/>
      <w:marTop w:val="0"/>
      <w:marBottom w:val="0"/>
      <w:divBdr>
        <w:top w:val="none" w:sz="0" w:space="0" w:color="auto"/>
        <w:left w:val="none" w:sz="0" w:space="0" w:color="auto"/>
        <w:bottom w:val="none" w:sz="0" w:space="0" w:color="auto"/>
        <w:right w:val="none" w:sz="0" w:space="0" w:color="auto"/>
      </w:divBdr>
    </w:div>
    <w:div w:id="1265308927">
      <w:bodyDiv w:val="1"/>
      <w:marLeft w:val="0"/>
      <w:marRight w:val="0"/>
      <w:marTop w:val="0"/>
      <w:marBottom w:val="0"/>
      <w:divBdr>
        <w:top w:val="none" w:sz="0" w:space="0" w:color="auto"/>
        <w:left w:val="none" w:sz="0" w:space="0" w:color="auto"/>
        <w:bottom w:val="none" w:sz="0" w:space="0" w:color="auto"/>
        <w:right w:val="none" w:sz="0" w:space="0" w:color="auto"/>
      </w:divBdr>
    </w:div>
    <w:div w:id="1281181007">
      <w:bodyDiv w:val="1"/>
      <w:marLeft w:val="0"/>
      <w:marRight w:val="0"/>
      <w:marTop w:val="0"/>
      <w:marBottom w:val="0"/>
      <w:divBdr>
        <w:top w:val="none" w:sz="0" w:space="0" w:color="auto"/>
        <w:left w:val="none" w:sz="0" w:space="0" w:color="auto"/>
        <w:bottom w:val="none" w:sz="0" w:space="0" w:color="auto"/>
        <w:right w:val="none" w:sz="0" w:space="0" w:color="auto"/>
      </w:divBdr>
    </w:div>
    <w:div w:id="1328165165">
      <w:bodyDiv w:val="1"/>
      <w:marLeft w:val="0"/>
      <w:marRight w:val="0"/>
      <w:marTop w:val="0"/>
      <w:marBottom w:val="0"/>
      <w:divBdr>
        <w:top w:val="none" w:sz="0" w:space="0" w:color="auto"/>
        <w:left w:val="none" w:sz="0" w:space="0" w:color="auto"/>
        <w:bottom w:val="none" w:sz="0" w:space="0" w:color="auto"/>
        <w:right w:val="none" w:sz="0" w:space="0" w:color="auto"/>
      </w:divBdr>
    </w:div>
    <w:div w:id="1392382824">
      <w:bodyDiv w:val="1"/>
      <w:marLeft w:val="0"/>
      <w:marRight w:val="0"/>
      <w:marTop w:val="0"/>
      <w:marBottom w:val="0"/>
      <w:divBdr>
        <w:top w:val="none" w:sz="0" w:space="0" w:color="auto"/>
        <w:left w:val="none" w:sz="0" w:space="0" w:color="auto"/>
        <w:bottom w:val="none" w:sz="0" w:space="0" w:color="auto"/>
        <w:right w:val="none" w:sz="0" w:space="0" w:color="auto"/>
      </w:divBdr>
    </w:div>
    <w:div w:id="1439180462">
      <w:bodyDiv w:val="1"/>
      <w:marLeft w:val="0"/>
      <w:marRight w:val="0"/>
      <w:marTop w:val="0"/>
      <w:marBottom w:val="0"/>
      <w:divBdr>
        <w:top w:val="none" w:sz="0" w:space="0" w:color="auto"/>
        <w:left w:val="none" w:sz="0" w:space="0" w:color="auto"/>
        <w:bottom w:val="none" w:sz="0" w:space="0" w:color="auto"/>
        <w:right w:val="none" w:sz="0" w:space="0" w:color="auto"/>
      </w:divBdr>
    </w:div>
    <w:div w:id="1492717124">
      <w:bodyDiv w:val="1"/>
      <w:marLeft w:val="0"/>
      <w:marRight w:val="0"/>
      <w:marTop w:val="0"/>
      <w:marBottom w:val="0"/>
      <w:divBdr>
        <w:top w:val="none" w:sz="0" w:space="0" w:color="auto"/>
        <w:left w:val="none" w:sz="0" w:space="0" w:color="auto"/>
        <w:bottom w:val="none" w:sz="0" w:space="0" w:color="auto"/>
        <w:right w:val="none" w:sz="0" w:space="0" w:color="auto"/>
      </w:divBdr>
    </w:div>
    <w:div w:id="1539010562">
      <w:bodyDiv w:val="1"/>
      <w:marLeft w:val="0"/>
      <w:marRight w:val="0"/>
      <w:marTop w:val="0"/>
      <w:marBottom w:val="0"/>
      <w:divBdr>
        <w:top w:val="none" w:sz="0" w:space="0" w:color="auto"/>
        <w:left w:val="none" w:sz="0" w:space="0" w:color="auto"/>
        <w:bottom w:val="none" w:sz="0" w:space="0" w:color="auto"/>
        <w:right w:val="none" w:sz="0" w:space="0" w:color="auto"/>
      </w:divBdr>
    </w:div>
    <w:div w:id="1554806119">
      <w:bodyDiv w:val="1"/>
      <w:marLeft w:val="0"/>
      <w:marRight w:val="0"/>
      <w:marTop w:val="0"/>
      <w:marBottom w:val="0"/>
      <w:divBdr>
        <w:top w:val="none" w:sz="0" w:space="0" w:color="auto"/>
        <w:left w:val="none" w:sz="0" w:space="0" w:color="auto"/>
        <w:bottom w:val="none" w:sz="0" w:space="0" w:color="auto"/>
        <w:right w:val="none" w:sz="0" w:space="0" w:color="auto"/>
      </w:divBdr>
    </w:div>
    <w:div w:id="1558249686">
      <w:bodyDiv w:val="1"/>
      <w:marLeft w:val="0"/>
      <w:marRight w:val="0"/>
      <w:marTop w:val="0"/>
      <w:marBottom w:val="0"/>
      <w:divBdr>
        <w:top w:val="none" w:sz="0" w:space="0" w:color="auto"/>
        <w:left w:val="none" w:sz="0" w:space="0" w:color="auto"/>
        <w:bottom w:val="none" w:sz="0" w:space="0" w:color="auto"/>
        <w:right w:val="none" w:sz="0" w:space="0" w:color="auto"/>
      </w:divBdr>
      <w:divsChild>
        <w:div w:id="772478253">
          <w:marLeft w:val="0"/>
          <w:marRight w:val="0"/>
          <w:marTop w:val="0"/>
          <w:marBottom w:val="0"/>
          <w:divBdr>
            <w:top w:val="none" w:sz="0" w:space="0" w:color="auto"/>
            <w:left w:val="none" w:sz="0" w:space="0" w:color="auto"/>
            <w:bottom w:val="none" w:sz="0" w:space="0" w:color="auto"/>
            <w:right w:val="none" w:sz="0" w:space="0" w:color="auto"/>
          </w:divBdr>
          <w:divsChild>
            <w:div w:id="11273114">
              <w:marLeft w:val="0"/>
              <w:marRight w:val="0"/>
              <w:marTop w:val="0"/>
              <w:marBottom w:val="0"/>
              <w:divBdr>
                <w:top w:val="none" w:sz="0" w:space="0" w:color="auto"/>
                <w:left w:val="none" w:sz="0" w:space="0" w:color="auto"/>
                <w:bottom w:val="none" w:sz="0" w:space="0" w:color="auto"/>
                <w:right w:val="none" w:sz="0" w:space="0" w:color="auto"/>
              </w:divBdr>
              <w:divsChild>
                <w:div w:id="175732100">
                  <w:marLeft w:val="0"/>
                  <w:marRight w:val="0"/>
                  <w:marTop w:val="0"/>
                  <w:marBottom w:val="0"/>
                  <w:divBdr>
                    <w:top w:val="none" w:sz="0" w:space="0" w:color="auto"/>
                    <w:left w:val="none" w:sz="0" w:space="0" w:color="auto"/>
                    <w:bottom w:val="none" w:sz="0" w:space="0" w:color="auto"/>
                    <w:right w:val="none" w:sz="0" w:space="0" w:color="auto"/>
                  </w:divBdr>
                  <w:divsChild>
                    <w:div w:id="640304046">
                      <w:marLeft w:val="0"/>
                      <w:marRight w:val="0"/>
                      <w:marTop w:val="0"/>
                      <w:marBottom w:val="0"/>
                      <w:divBdr>
                        <w:top w:val="none" w:sz="0" w:space="0" w:color="auto"/>
                        <w:left w:val="none" w:sz="0" w:space="0" w:color="auto"/>
                        <w:bottom w:val="none" w:sz="0" w:space="0" w:color="auto"/>
                        <w:right w:val="none" w:sz="0" w:space="0" w:color="auto"/>
                      </w:divBdr>
                      <w:divsChild>
                        <w:div w:id="776291477">
                          <w:marLeft w:val="0"/>
                          <w:marRight w:val="0"/>
                          <w:marTop w:val="0"/>
                          <w:marBottom w:val="0"/>
                          <w:divBdr>
                            <w:top w:val="none" w:sz="0" w:space="0" w:color="auto"/>
                            <w:left w:val="none" w:sz="0" w:space="0" w:color="auto"/>
                            <w:bottom w:val="none" w:sz="0" w:space="0" w:color="auto"/>
                            <w:right w:val="none" w:sz="0" w:space="0" w:color="auto"/>
                          </w:divBdr>
                          <w:divsChild>
                            <w:div w:id="9032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80037851">
      <w:bodyDiv w:val="1"/>
      <w:marLeft w:val="0"/>
      <w:marRight w:val="0"/>
      <w:marTop w:val="0"/>
      <w:marBottom w:val="0"/>
      <w:divBdr>
        <w:top w:val="none" w:sz="0" w:space="0" w:color="auto"/>
        <w:left w:val="none" w:sz="0" w:space="0" w:color="auto"/>
        <w:bottom w:val="none" w:sz="0" w:space="0" w:color="auto"/>
        <w:right w:val="none" w:sz="0" w:space="0" w:color="auto"/>
      </w:divBdr>
    </w:div>
    <w:div w:id="1804695624">
      <w:bodyDiv w:val="1"/>
      <w:marLeft w:val="0"/>
      <w:marRight w:val="0"/>
      <w:marTop w:val="0"/>
      <w:marBottom w:val="0"/>
      <w:divBdr>
        <w:top w:val="none" w:sz="0" w:space="0" w:color="auto"/>
        <w:left w:val="none" w:sz="0" w:space="0" w:color="auto"/>
        <w:bottom w:val="none" w:sz="0" w:space="0" w:color="auto"/>
        <w:right w:val="none" w:sz="0" w:space="0" w:color="auto"/>
      </w:divBdr>
    </w:div>
    <w:div w:id="1898933711">
      <w:bodyDiv w:val="1"/>
      <w:marLeft w:val="0"/>
      <w:marRight w:val="0"/>
      <w:marTop w:val="0"/>
      <w:marBottom w:val="0"/>
      <w:divBdr>
        <w:top w:val="none" w:sz="0" w:space="0" w:color="auto"/>
        <w:left w:val="none" w:sz="0" w:space="0" w:color="auto"/>
        <w:bottom w:val="none" w:sz="0" w:space="0" w:color="auto"/>
        <w:right w:val="none" w:sz="0" w:space="0" w:color="auto"/>
      </w:divBdr>
    </w:div>
    <w:div w:id="2052875902">
      <w:bodyDiv w:val="1"/>
      <w:marLeft w:val="0"/>
      <w:marRight w:val="0"/>
      <w:marTop w:val="0"/>
      <w:marBottom w:val="0"/>
      <w:divBdr>
        <w:top w:val="none" w:sz="0" w:space="0" w:color="auto"/>
        <w:left w:val="none" w:sz="0" w:space="0" w:color="auto"/>
        <w:bottom w:val="none" w:sz="0" w:space="0" w:color="auto"/>
        <w:right w:val="none" w:sz="0" w:space="0" w:color="auto"/>
      </w:divBdr>
    </w:div>
    <w:div w:id="2097943390">
      <w:bodyDiv w:val="1"/>
      <w:marLeft w:val="0"/>
      <w:marRight w:val="0"/>
      <w:marTop w:val="0"/>
      <w:marBottom w:val="0"/>
      <w:divBdr>
        <w:top w:val="none" w:sz="0" w:space="0" w:color="auto"/>
        <w:left w:val="none" w:sz="0" w:space="0" w:color="auto"/>
        <w:bottom w:val="none" w:sz="0" w:space="0" w:color="auto"/>
        <w:right w:val="none" w:sz="0" w:space="0" w:color="auto"/>
      </w:divBdr>
      <w:divsChild>
        <w:div w:id="299581254">
          <w:marLeft w:val="0"/>
          <w:marRight w:val="0"/>
          <w:marTop w:val="0"/>
          <w:marBottom w:val="0"/>
          <w:divBdr>
            <w:top w:val="none" w:sz="0" w:space="0" w:color="auto"/>
            <w:left w:val="none" w:sz="0" w:space="0" w:color="auto"/>
            <w:bottom w:val="none" w:sz="0" w:space="0" w:color="auto"/>
            <w:right w:val="none" w:sz="0" w:space="0" w:color="auto"/>
          </w:divBdr>
          <w:divsChild>
            <w:div w:id="494690084">
              <w:marLeft w:val="0"/>
              <w:marRight w:val="0"/>
              <w:marTop w:val="0"/>
              <w:marBottom w:val="0"/>
              <w:divBdr>
                <w:top w:val="none" w:sz="0" w:space="0" w:color="auto"/>
                <w:left w:val="none" w:sz="0" w:space="0" w:color="auto"/>
                <w:bottom w:val="none" w:sz="0" w:space="0" w:color="auto"/>
                <w:right w:val="none" w:sz="0" w:space="0" w:color="auto"/>
              </w:divBdr>
              <w:divsChild>
                <w:div w:id="1311442688">
                  <w:marLeft w:val="0"/>
                  <w:marRight w:val="0"/>
                  <w:marTop w:val="0"/>
                  <w:marBottom w:val="0"/>
                  <w:divBdr>
                    <w:top w:val="none" w:sz="0" w:space="0" w:color="auto"/>
                    <w:left w:val="none" w:sz="0" w:space="0" w:color="auto"/>
                    <w:bottom w:val="none" w:sz="0" w:space="0" w:color="auto"/>
                    <w:right w:val="none" w:sz="0" w:space="0" w:color="auto"/>
                  </w:divBdr>
                  <w:divsChild>
                    <w:div w:id="228030968">
                      <w:marLeft w:val="0"/>
                      <w:marRight w:val="0"/>
                      <w:marTop w:val="0"/>
                      <w:marBottom w:val="0"/>
                      <w:divBdr>
                        <w:top w:val="none" w:sz="0" w:space="0" w:color="auto"/>
                        <w:left w:val="none" w:sz="0" w:space="0" w:color="auto"/>
                        <w:bottom w:val="none" w:sz="0" w:space="0" w:color="auto"/>
                        <w:right w:val="none" w:sz="0" w:space="0" w:color="auto"/>
                      </w:divBdr>
                      <w:divsChild>
                        <w:div w:id="292634725">
                          <w:marLeft w:val="0"/>
                          <w:marRight w:val="0"/>
                          <w:marTop w:val="0"/>
                          <w:marBottom w:val="0"/>
                          <w:divBdr>
                            <w:top w:val="none" w:sz="0" w:space="0" w:color="auto"/>
                            <w:left w:val="none" w:sz="0" w:space="0" w:color="auto"/>
                            <w:bottom w:val="none" w:sz="0" w:space="0" w:color="auto"/>
                            <w:right w:val="none" w:sz="0" w:space="0" w:color="auto"/>
                          </w:divBdr>
                          <w:divsChild>
                            <w:div w:id="150878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37334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google.com/search?sca_esv=73afc9bb409a06fd&amp;cs=1&amp;sxsrf=AE3TifMnl_Nufn2GsucV5fD-xRL5iNoTpA%3A1758041866527&amp;q=Moisture+Stress+Index+%28MSI%29&amp;sa=X&amp;ved=2ahUKEwj8n62n4N2PAxVuL0QIHQ7DGK8QxccNegQICBAD&amp;mstk=AUtExfB6vkzX4bjfCIZL9QvX90U1EAKrPyudd-CESKEDeI5cBv8tOPfNMiPt6Dj2r0taRWCKOLSehmZY9c6ZTxsFIARw7xkQ3zSDOEQ81odbBcqT36S2Mvtnn0LRy9w0sdxsa59anEB85zN7Cr0PMzF2tLWqtRB2k2-gMtkd69TQL67ZNyI&amp;csui=3" TargetMode="External"/><Relationship Id="rId2" Type="http://schemas.openxmlformats.org/officeDocument/2006/relationships/hyperlink" Target="https://www.google.com/search?sca_esv=73afc9bb409a06fd&amp;cs=1&amp;sxsrf=AE3TifMnl_Nufn2GsucV5fD-xRL5iNoTpA%3A1758041866527&amp;q=Normalized+Difference+Infrared+Index+%28NDII%29&amp;sa=X&amp;ved=2ahUKEwj8n62n4N2PAxVuL0QIHQ7DGK8QxccNegQICBAC&amp;mstk=AUtExfB6vkzX4bjfCIZL9QvX90U1EAKrPyudd-CESKEDeI5cBv8tOPfNMiPt6Dj2r0taRWCKOLSehmZY9c6ZTxsFIARw7xkQ3zSDOEQ81odbBcqT36S2Mvtnn0LRy9w0sdxsa59anEB85zN7Cr0PMzF2tLWqtRB2k2-gMtkd69TQL67ZNyI&amp;csui=3" TargetMode="External"/><Relationship Id="rId1" Type="http://schemas.openxmlformats.org/officeDocument/2006/relationships/hyperlink" Target="https://www.google.com/search?sca_esv=73afc9bb409a06fd&amp;cs=1&amp;sxsrf=AE3TifMnl_Nufn2GsucV5fD-xRL5iNoTpA%3A1758041866527&amp;q=Water+Index+%28WI%29&amp;sa=X&amp;ved=2ahUKEwj8n62n4N2PAxVuL0QIHQ7DGK8QxccNegQICBAB&amp;mstk=AUtExfB6vkzX4bjfCIZL9QvX90U1EAKrPyudd-CESKEDeI5cBv8tOPfNMiPt6Dj2r0taRWCKOLSehmZY9c6ZTxsFIARw7xkQ3zSDOEQ81odbBcqT36S2Mvtnn0LRy9w0sdxsa59anEB85zN7Cr0PMzF2tLWqtRB2k2-gMtkd69TQL67ZNyI&amp;csui=3"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image" Target="media/image4.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microsoft.com/office/2011/relationships/people" Target="people.xml"/><Relationship Id="rId10" Type="http://schemas.openxmlformats.org/officeDocument/2006/relationships/image" Target="media/image2.png"/><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183</TotalTime>
  <Pages>9</Pages>
  <Words>1189</Words>
  <Characters>6828</Characters>
  <Application>Microsoft Office Word</Application>
  <DocSecurity>0</DocSecurity>
  <Lines>359</Lines>
  <Paragraphs>200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Ogonna P Eli</dc:creator>
  <cp:keywords/>
  <dc:description/>
  <cp:lastModifiedBy>Ogonna P Eli</cp:lastModifiedBy>
  <cp:revision>130</cp:revision>
  <dcterms:created xsi:type="dcterms:W3CDTF">2025-09-01T16:06:00Z</dcterms:created>
  <dcterms:modified xsi:type="dcterms:W3CDTF">2025-10-09T16:54:00Z</dcterms:modified>
</cp:coreProperties>
</file>